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480" w:before="480" w:after="240"/>
        <w:rPr>
          <w:rFonts w:ascii="Times New Roman" w:hAnsi="Times New Roman" w:cs="Times New Roman"/>
          <w:sz w:val="24"/>
          <w:szCs w:val="24"/>
        </w:rPr>
      </w:pPr>
      <w:r>
        <w:rPr>
          <w:rFonts w:cs="Times New Roman" w:ascii="Times New Roman" w:hAnsi="Times New Roman"/>
          <w:sz w:val="24"/>
          <w:szCs w:val="24"/>
        </w:rPr>
        <w:t>Elephants shuttle to thermoregulate</w:t>
      </w:r>
    </w:p>
    <w:p>
      <w:pPr>
        <w:pStyle w:val="Author"/>
        <w:spacing w:lineRule="auto" w:line="480"/>
        <w:rPr>
          <w:rFonts w:ascii="Times New Roman" w:hAnsi="Times New Roman" w:cs="Times New Roman"/>
          <w:b/>
          <w:b/>
          <w:i/>
          <w:i/>
        </w:rPr>
      </w:pPr>
      <w:r>
        <w:rPr>
          <w:rFonts w:cs="Times New Roman" w:ascii="Times New Roman" w:hAnsi="Times New Roman"/>
        </w:rPr>
        <w:t>(</w:t>
      </w:r>
      <w:r>
        <w:rPr>
          <w:rFonts w:cs="Times New Roman" w:ascii="Times New Roman" w:hAnsi="Times New Roman"/>
          <w:b/>
        </w:rPr>
        <w:t>in alphabetical order</w:t>
      </w:r>
      <w:r>
        <w:rPr>
          <w:rFonts w:cs="Times New Roman" w:ascii="Times New Roman" w:hAnsi="Times New Roman"/>
        </w:rPr>
        <w:t xml:space="preserve">) Pratik R. Gupte </w:t>
      </w:r>
      <w:r>
        <w:rPr>
          <w:rFonts w:cs="Times New Roman" w:ascii="Times New Roman" w:hAnsi="Times New Roman"/>
          <w:i/>
        </w:rPr>
        <w:t>(1,2)</w:t>
      </w:r>
      <w:r>
        <w:rPr>
          <w:rFonts w:cs="Times New Roman" w:ascii="Times New Roman" w:hAnsi="Times New Roman"/>
        </w:rPr>
        <w:t xml:space="preserve">, Herbert T. Prins </w:t>
      </w:r>
      <w:r>
        <w:rPr>
          <w:rFonts w:cs="Times New Roman" w:ascii="Times New Roman" w:hAnsi="Times New Roman"/>
          <w:i/>
        </w:rPr>
        <w:t>(3)</w:t>
      </w:r>
      <w:r>
        <w:rPr>
          <w:rFonts w:cs="Times New Roman" w:ascii="Times New Roman" w:hAnsi="Times New Roman"/>
        </w:rPr>
        <w:t xml:space="preserve">, Rob Slotow </w:t>
      </w:r>
      <w:r>
        <w:rPr>
          <w:rFonts w:cs="Times New Roman" w:ascii="Times New Roman" w:hAnsi="Times New Roman"/>
          <w:i/>
        </w:rPr>
        <w:t>(4)</w:t>
      </w:r>
      <w:r>
        <w:rPr>
          <w:rFonts w:cs="Times New Roman" w:ascii="Times New Roman" w:hAnsi="Times New Roman"/>
        </w:rPr>
        <w:t xml:space="preserve">, Maria Thaker </w:t>
      </w:r>
      <w:r>
        <w:rPr>
          <w:rFonts w:cs="Times New Roman" w:ascii="Times New Roman" w:hAnsi="Times New Roman"/>
          <w:i/>
        </w:rPr>
        <w:t>(1)</w:t>
      </w:r>
      <w:r>
        <w:rPr>
          <w:rFonts w:cs="Times New Roman" w:ascii="Times New Roman" w:hAnsi="Times New Roman"/>
        </w:rPr>
        <w:t xml:space="preserve">, Abi T. Vanak </w:t>
      </w:r>
      <w:r>
        <w:rPr>
          <w:rFonts w:cs="Times New Roman" w:ascii="Times New Roman" w:hAnsi="Times New Roman"/>
          <w:i/>
        </w:rPr>
        <w:t>(2)</w:t>
      </w:r>
    </w:p>
    <w:p>
      <w:pPr>
        <w:pStyle w:val="Compact"/>
        <w:numPr>
          <w:ilvl w:val="0"/>
          <w:numId w:val="1"/>
        </w:numPr>
        <w:spacing w:lineRule="auto" w:line="480"/>
        <w:rPr>
          <w:rFonts w:ascii="Times New Roman" w:hAnsi="Times New Roman" w:cs="Times New Roman"/>
          <w:sz w:val="24"/>
        </w:rPr>
      </w:pPr>
      <w:r>
        <w:rPr>
          <w:rFonts w:cs="Times New Roman" w:ascii="Times New Roman" w:hAnsi="Times New Roman"/>
          <w:sz w:val="24"/>
        </w:rPr>
        <w:t>Centre for Ecological Sciences, Indian Institute of Science, Bangalore 560012 India.</w:t>
      </w:r>
    </w:p>
    <w:p>
      <w:pPr>
        <w:pStyle w:val="Compact"/>
        <w:numPr>
          <w:ilvl w:val="0"/>
          <w:numId w:val="1"/>
        </w:numPr>
        <w:spacing w:lineRule="auto" w:line="480"/>
        <w:rPr>
          <w:rFonts w:ascii="Times New Roman" w:hAnsi="Times New Roman" w:cs="Times New Roman"/>
          <w:sz w:val="24"/>
        </w:rPr>
      </w:pPr>
      <w:r>
        <w:rPr>
          <w:rFonts w:cs="Times New Roman" w:ascii="Times New Roman" w:hAnsi="Times New Roman"/>
          <w:sz w:val="24"/>
        </w:rPr>
        <w:t>Ashoka Trust for Research in Ecology and the Environment, Royal Enclave, Jakkur, Bangalore 560064 India</w:t>
      </w:r>
    </w:p>
    <w:p>
      <w:pPr>
        <w:pStyle w:val="Compact"/>
        <w:numPr>
          <w:ilvl w:val="0"/>
          <w:numId w:val="1"/>
        </w:numPr>
        <w:spacing w:lineRule="auto" w:line="480"/>
        <w:rPr>
          <w:rFonts w:ascii="Times New Roman" w:hAnsi="Times New Roman" w:cs="Times New Roman"/>
          <w:sz w:val="24"/>
        </w:rPr>
      </w:pPr>
      <w:r>
        <w:rPr>
          <w:rFonts w:cs="Times New Roman" w:ascii="Times New Roman" w:hAnsi="Times New Roman"/>
          <w:sz w:val="24"/>
        </w:rPr>
        <w:t>Wageningen University and Research, Wageningen, The Netherlands.</w:t>
      </w:r>
    </w:p>
    <w:p>
      <w:pPr>
        <w:pStyle w:val="Compact"/>
        <w:numPr>
          <w:ilvl w:val="0"/>
          <w:numId w:val="1"/>
        </w:numPr>
        <w:spacing w:lineRule="auto" w:line="480"/>
        <w:rPr>
          <w:rFonts w:ascii="Times New Roman" w:hAnsi="Times New Roman" w:cs="Times New Roman"/>
          <w:sz w:val="24"/>
        </w:rPr>
      </w:pPr>
      <w:r>
        <w:rPr>
          <w:rFonts w:cs="Times New Roman" w:ascii="Times New Roman" w:hAnsi="Times New Roman"/>
          <w:sz w:val="24"/>
        </w:rPr>
        <w:t>University of Kwa-Zulu Natal, South Africa.</w:t>
      </w:r>
    </w:p>
    <w:p>
      <w:pPr>
        <w:pStyle w:val="Compact"/>
        <w:spacing w:lineRule="auto" w:line="480"/>
        <w:ind w:left="480" w:hanging="0"/>
        <w:rPr>
          <w:rFonts w:ascii="Times New Roman" w:hAnsi="Times New Roman" w:cs="Times New Roman"/>
          <w:sz w:val="24"/>
        </w:rPr>
      </w:pPr>
      <w:r>
        <w:rPr>
          <w:rFonts w:cs="Times New Roman" w:ascii="Times New Roman" w:hAnsi="Times New Roman"/>
          <w:sz w:val="24"/>
        </w:rPr>
      </w:r>
    </w:p>
    <w:p>
      <w:pPr>
        <w:pStyle w:val="Compact"/>
        <w:spacing w:lineRule="auto" w:line="480"/>
        <w:ind w:left="480" w:hanging="0"/>
        <w:pPrChange w:id="0" w:author="Maria Thaker" w:date="2018-02-14T06:04:00Z">
          <w:pPr>
            <w:ind w:left="480" w:hanging="480"/>
          </w:pPr>
        </w:pPrChange>
        <w:rPr>
          <w:rFonts w:ascii="Times New Roman" w:hAnsi="Times New Roman" w:cs="Times New Roman"/>
          <w:sz w:val="24"/>
        </w:rPr>
      </w:pPr>
      <w:r>
        <w:rPr>
          <w:rFonts w:cs="Times New Roman" w:ascii="Times New Roman" w:hAnsi="Times New Roman"/>
          <w:sz w:val="24"/>
        </w:rPr>
        <w:t>(</w:t>
      </w:r>
      <w:ins w:id="0" w:author="Maria Thaker" w:date="2018-02-14T04:05:00Z">
        <w:r>
          <w:rPr>
            <w:rFonts w:cs="Times New Roman" w:ascii="Times New Roman" w:hAnsi="Times New Roman"/>
            <w:sz w:val="24"/>
          </w:rPr>
          <w:t xml:space="preserve">Aiming for </w:t>
        </w:r>
      </w:ins>
      <w:ins w:id="1" w:author="Maria Thaker" w:date="2018-02-14T04:05:00Z">
        <w:r>
          <w:rPr>
            <w:rFonts w:cs="Times New Roman" w:ascii="Times New Roman" w:hAnsi="Times New Roman"/>
            <w:sz w:val="24"/>
          </w:rPr>
          <w:t>Ecology Notes – 20 Manuscript pages. But note: unless we significantly beef up the significance of the question, method of analysis, and inferences, this is not going to stick at Ecology)</w:t>
        </w:r>
      </w:ins>
    </w:p>
    <w:p>
      <w:pPr>
        <w:pStyle w:val="FirstParagraph"/>
        <w:spacing w:lineRule="auto" w:line="480"/>
        <w:rPr>
          <w:rFonts w:ascii="Times New Roman" w:hAnsi="Times New Roman" w:cs="Times New Roman"/>
          <w:sz w:val="24"/>
        </w:rPr>
      </w:pPr>
      <w:r>
        <w:rPr>
          <w:rFonts w:cs="Times New Roman" w:ascii="Times New Roman" w:hAnsi="Times New Roman"/>
          <w:sz w:val="24"/>
        </w:rPr>
      </w:r>
    </w:p>
    <w:p>
      <w:pPr>
        <w:pStyle w:val="Heading1"/>
        <w:spacing w:lineRule="auto" w:line="480"/>
        <w:rPr>
          <w:rFonts w:ascii="Times New Roman" w:hAnsi="Times New Roman" w:cs="Times New Roman"/>
          <w:sz w:val="24"/>
          <w:szCs w:val="24"/>
        </w:rPr>
      </w:pPr>
      <w:ins w:id="2" w:author="Maria Thaker" w:date="2018-02-14T04:05:00Z">
        <w:bookmarkStart w:id="0" w:name="abstract"/>
        <w:bookmarkEnd w:id="0"/>
        <w:r>
          <w:rPr>
            <w:rFonts w:cs="Times New Roman" w:ascii="Times New Roman" w:hAnsi="Times New Roman"/>
            <w:sz w:val="24"/>
            <w:szCs w:val="24"/>
          </w:rPr>
          <w:t>Abstract (200 words. Add more methods and results here)</w:t>
        </w:r>
      </w:ins>
    </w:p>
    <w:p>
      <w:pPr>
        <w:pStyle w:val="FirstParagraph"/>
        <w:spacing w:lineRule="auto" w:line="480"/>
        <w:rPr>
          <w:rFonts w:ascii="Times New Roman" w:hAnsi="Times New Roman"/>
        </w:rPr>
      </w:pPr>
      <w:ins w:id="3" w:author="Maria Thaker" w:date="2018-02-14T04:05:00Z">
        <w:r>
          <w:rPr>
            <w:rFonts w:cs="Times New Roman" w:ascii="Times New Roman" w:hAnsi="Times New Roman"/>
            <w:sz w:val="24"/>
          </w:rPr>
          <w:t xml:space="preserve">Overheating is a major concern for large </w:t>
        </w:r>
      </w:ins>
      <w:r>
        <w:rPr>
          <w:rFonts w:cs="Times New Roman" w:ascii="Times New Roman" w:hAnsi="Times New Roman"/>
          <w:sz w:val="24"/>
        </w:rPr>
        <w:t xml:space="preserve">mammals, and landscape scale movements to avoid thermal stress may lead to selection for </w:t>
      </w:r>
      <w:commentRangeStart w:id="0"/>
      <w:r>
        <w:rPr>
          <w:rFonts w:cs="Times New Roman" w:ascii="Times New Roman" w:hAnsi="Times New Roman"/>
          <w:sz w:val="24"/>
        </w:rPr>
        <w:t>landscape heat-sinks</w:t>
      </w:r>
      <w:r>
        <w:rPr>
          <w:rFonts w:cs="Times New Roman" w:ascii="Times New Roman" w:hAnsi="Times New Roman"/>
          <w:sz w:val="24"/>
        </w:rPr>
      </w:r>
      <w:commentRangeEnd w:id="0"/>
      <w:r>
        <w:commentReference w:id="0"/>
      </w:r>
      <w:r>
        <w:rPr>
          <w:rFonts w:cs="Times New Roman" w:ascii="Times New Roman" w:hAnsi="Times New Roman"/>
          <w:sz w:val="24"/>
        </w:rPr>
        <w:commentReference w:id="1"/>
      </w:r>
      <w:r>
        <w:rPr>
          <w:rFonts w:cs="Times New Roman" w:ascii="Times New Roman" w:hAnsi="Times New Roman"/>
          <w:sz w:val="24"/>
        </w:rPr>
        <w:t xml:space="preserve">. The movements of savanna elephants </w:t>
      </w:r>
      <w:r>
        <w:rPr>
          <w:rFonts w:cs="Times New Roman" w:ascii="Times New Roman" w:hAnsi="Times New Roman"/>
          <w:i/>
          <w:sz w:val="24"/>
        </w:rPr>
        <w:t>Loxodonta africana</w:t>
      </w:r>
      <w:r>
        <w:rPr>
          <w:rFonts w:cs="Times New Roman" w:ascii="Times New Roman" w:hAnsi="Times New Roman"/>
          <w:sz w:val="24"/>
        </w:rPr>
        <w:t xml:space="preserve"> have received much attention in the context of water dependence. We tracked xx herds of elephants in Kruger National Park, South Africa using GPS collars over a period of xx years, identified habitual water-points, and tested how temperature affected elephant movement strategies. </w:t>
      </w:r>
      <w:commentRangeStart w:id="2"/>
      <w:r>
        <w:rPr>
          <w:rFonts w:cs="Times New Roman" w:ascii="Times New Roman" w:hAnsi="Times New Roman"/>
          <w:sz w:val="24"/>
        </w:rPr>
        <w:t xml:space="preserve">We find that elephants are dependent on water sources, and loop back to water-points during the hottest parts of the day. The speed of movement was highest when approaching and leaving water. Elephants move faster and farther when ambient temperatures are high, </w:t>
      </w:r>
      <w:r>
        <w:rPr>
          <w:rFonts w:cs="Times New Roman" w:ascii="Times New Roman" w:hAnsi="Times New Roman"/>
          <w:sz w:val="24"/>
        </w:rPr>
      </w:r>
      <w:commentRangeEnd w:id="2"/>
      <w:r>
        <w:commentReference w:id="2"/>
      </w:r>
      <w:r>
        <w:rPr>
          <w:rFonts w:cs="Times New Roman" w:ascii="Times New Roman" w:hAnsi="Times New Roman"/>
          <w:sz w:val="24"/>
        </w:rPr>
        <w:t>which has implications for management decisions that rely on water dependence to control their space use.</w:t>
      </w:r>
    </w:p>
    <w:p>
      <w:pPr>
        <w:pStyle w:val="Heading1"/>
        <w:spacing w:lineRule="auto" w:line="480"/>
        <w:rPr>
          <w:rFonts w:ascii="Times New Roman" w:hAnsi="Times New Roman"/>
        </w:rPr>
      </w:pPr>
      <w:bookmarkStart w:id="1" w:name="introduction"/>
      <w:bookmarkEnd w:id="1"/>
      <w:commentRangeStart w:id="3"/>
      <w:r>
        <w:rPr>
          <w:rFonts w:cs="Times New Roman" w:ascii="Times New Roman" w:hAnsi="Times New Roman"/>
          <w:sz w:val="24"/>
          <w:szCs w:val="24"/>
        </w:rPr>
        <w:t>Introduction</w:t>
      </w:r>
      <w:commentRangeEnd w:id="3"/>
      <w:r>
        <w:commentReference w:id="3"/>
      </w:r>
      <w:r>
        <w:rPr>
          <w:rFonts w:cs="Times New Roman" w:ascii="Times New Roman" w:hAnsi="Times New Roman"/>
          <w:sz w:val="24"/>
          <w:szCs w:val="24"/>
        </w:rPr>
      </w:r>
    </w:p>
    <w:p>
      <w:pPr>
        <w:pStyle w:val="FirstParagraph"/>
        <w:spacing w:lineRule="auto" w:line="480"/>
        <w:rPr>
          <w:rFonts w:ascii="Times New Roman" w:hAnsi="Times New Roman" w:cs="Times New Roman"/>
          <w:sz w:val="24"/>
        </w:rPr>
      </w:pPr>
      <w:commentRangeStart w:id="4"/>
      <w:r>
        <w:rPr>
          <w:rFonts w:cs="Times New Roman" w:ascii="Times New Roman" w:hAnsi="Times New Roman"/>
          <w:sz w:val="24"/>
        </w:rPr>
        <w:t>Animals feel the heat</w:t>
      </w:r>
      <w:r>
        <w:rPr>
          <w:rFonts w:cs="Times New Roman" w:ascii="Times New Roman" w:hAnsi="Times New Roman"/>
          <w:sz w:val="24"/>
        </w:rPr>
      </w:r>
      <w:commentRangeEnd w:id="4"/>
      <w:r>
        <w:commentReference w:id="4"/>
      </w:r>
      <w:r>
        <w:rPr>
          <w:rFonts w:cs="Times New Roman" w:ascii="Times New Roman" w:hAnsi="Times New Roman"/>
          <w:sz w:val="24"/>
        </w:rPr>
        <w:t>, and when faced with heat stress will thermoregulate, by altering their physiology and behaviour [</w:t>
      </w:r>
      <w:r>
        <w:rPr>
          <w:rFonts w:cs="Times New Roman" w:ascii="Times New Roman" w:hAnsi="Times New Roman"/>
          <w:b/>
          <w:sz w:val="24"/>
        </w:rPr>
        <w:t>cite</w:t>
      </w:r>
      <w:r>
        <w:rPr>
          <w:rFonts w:cs="Times New Roman" w:ascii="Times New Roman" w:hAnsi="Times New Roman"/>
          <w:sz w:val="24"/>
        </w:rPr>
        <w:t xml:space="preserve">]. Most physiological responses to high temperatures, such as sweating in mammals, rely on water evaporation to transfer heat away from the core-body. </w:t>
      </w:r>
      <w:commentRangeStart w:id="5"/>
      <w:r>
        <w:rPr>
          <w:rFonts w:cs="Times New Roman" w:ascii="Times New Roman" w:hAnsi="Times New Roman"/>
          <w:sz w:val="24"/>
        </w:rPr>
        <w:t>Many animals are either incapable of or inefficient in engaging such responses</w:t>
      </w:r>
      <w:r>
        <w:rPr>
          <w:rFonts w:cs="Times New Roman" w:ascii="Times New Roman" w:hAnsi="Times New Roman"/>
          <w:sz w:val="24"/>
        </w:rPr>
      </w:r>
      <w:commentRangeEnd w:id="5"/>
      <w:r>
        <w:commentReference w:id="5"/>
      </w:r>
      <w:r>
        <w:rPr>
          <w:rFonts w:cs="Times New Roman" w:ascii="Times New Roman" w:hAnsi="Times New Roman"/>
          <w:sz w:val="24"/>
        </w:rPr>
        <w:t xml:space="preserve">, and must rely on behaviour to complement physiological thermoregulation. Behavioural responses to overheating involves creating or occupying heat-sinks to which excess heat may be transferred. Occupancy of and </w:t>
      </w:r>
      <w:commentRangeStart w:id="6"/>
      <w:r>
        <w:rPr>
          <w:rFonts w:cs="Times New Roman" w:ascii="Times New Roman" w:hAnsi="Times New Roman"/>
          <w:sz w:val="24"/>
        </w:rPr>
        <w:t xml:space="preserve">behaviours </w:t>
      </w:r>
      <w:r>
        <w:rPr>
          <w:rFonts w:cs="Times New Roman" w:ascii="Times New Roman" w:hAnsi="Times New Roman"/>
          <w:sz w:val="24"/>
        </w:rPr>
      </w:r>
      <w:commentRangeEnd w:id="6"/>
      <w:r>
        <w:commentReference w:id="6"/>
      </w:r>
      <w:r>
        <w:rPr>
          <w:rFonts w:cs="Times New Roman" w:ascii="Times New Roman" w:hAnsi="Times New Roman"/>
          <w:sz w:val="24"/>
        </w:rPr>
        <w:t xml:space="preserve">at landscape heat-sinks, such as water sources or covered landscapes, constitutes an important class of behavioural responses to heat stress. For example, temperate ungulates such as moose </w:t>
      </w:r>
      <w:r>
        <w:rPr>
          <w:rFonts w:cs="Times New Roman" w:ascii="Times New Roman" w:hAnsi="Times New Roman"/>
          <w:i/>
          <w:sz w:val="24"/>
        </w:rPr>
        <w:t>Alces alces</w:t>
      </w:r>
      <w:r>
        <w:rPr>
          <w:rFonts w:cs="Times New Roman" w:ascii="Times New Roman" w:hAnsi="Times New Roman"/>
          <w:sz w:val="24"/>
        </w:rPr>
        <w:t xml:space="preserve"> seek refuge in shady forests during (van Beest et al. 2012), while large tropical herbivores such as Cape buffalo </w:t>
      </w:r>
      <w:r>
        <w:rPr>
          <w:rFonts w:cs="Times New Roman" w:ascii="Times New Roman" w:hAnsi="Times New Roman"/>
          <w:i/>
          <w:sz w:val="24"/>
        </w:rPr>
        <w:t>Syncerus caffer</w:t>
      </w:r>
      <w:r>
        <w:rPr>
          <w:rFonts w:cs="Times New Roman" w:ascii="Times New Roman" w:hAnsi="Times New Roman"/>
          <w:sz w:val="24"/>
        </w:rPr>
        <w:t xml:space="preserve"> immerse themselves and wallow at water sources to rapidly cool down during (Bennitt et al. 2014).</w:t>
      </w:r>
    </w:p>
    <w:p>
      <w:pPr>
        <w:pStyle w:val="TextBody"/>
        <w:spacing w:lineRule="auto" w:line="480"/>
        <w:rPr>
          <w:rFonts w:ascii="Times New Roman" w:hAnsi="Times New Roman"/>
        </w:rPr>
      </w:pPr>
      <w:commentRangeStart w:id="7"/>
      <w:r>
        <w:rPr>
          <w:rFonts w:cs="Times New Roman" w:ascii="Times New Roman" w:hAnsi="Times New Roman"/>
          <w:sz w:val="24"/>
        </w:rPr>
        <w:t xml:space="preserve">Drylands living </w:t>
      </w:r>
      <w:r>
        <w:rPr>
          <w:rFonts w:cs="Times New Roman" w:ascii="Times New Roman" w:hAnsi="Times New Roman"/>
          <w:sz w:val="24"/>
        </w:rPr>
      </w:r>
      <w:commentRangeEnd w:id="7"/>
      <w:r>
        <w:commentReference w:id="7"/>
      </w:r>
      <w:r>
        <w:rPr>
          <w:rFonts w:cs="Times New Roman" w:ascii="Times New Roman" w:hAnsi="Times New Roman"/>
          <w:sz w:val="24"/>
        </w:rPr>
        <w:t xml:space="preserve">ungulates prone to heat stress must balance their dependence on water as a thermoregulatory aid with avoiding competition for resources and predation at water sources (Redfern et al. 2003, Cain et al. 2012, Owen-Smith and Goodall 2014). This may result in only periodic visits to known sources of water and forage (Giotto et al. 2015), and when the two are spatially separated, yet frequently visited, animals pay an increased cost of movement (Cain et al. 2012). Movement variables such as speed and directionality are broadly influenced by environmental conditions such as temperature (Schmidt et al. 2016), but a finer understanding of heat stress as a driver of animal movements requires high resolution data on positions and instantaneous ambient temperatures. While miniature temperature sensors externally fitted to GPS transmitters have proven successful in logging animal ambient temperatures (Hetem et al. 2007, 2012), </w:t>
      </w:r>
      <w:commentRangeStart w:id="8"/>
      <w:r>
        <w:rPr>
          <w:rFonts w:cs="Times New Roman" w:ascii="Times New Roman" w:hAnsi="Times New Roman"/>
          <w:sz w:val="24"/>
        </w:rPr>
        <w:t>studies have shied away from using data from temperature sensors built into standard GPS transmitters.</w:t>
      </w:r>
      <w:commentRangeEnd w:id="8"/>
      <w:r>
        <w:commentReference w:id="8"/>
      </w:r>
      <w:r>
        <w:rPr>
          <w:rFonts w:cs="Times New Roman" w:ascii="Times New Roman" w:hAnsi="Times New Roman"/>
          <w:sz w:val="24"/>
        </w:rPr>
      </w:r>
    </w:p>
    <w:p>
      <w:pPr>
        <w:pStyle w:val="TextBody"/>
        <w:spacing w:lineRule="auto" w:line="480"/>
        <w:rPr>
          <w:rFonts w:ascii="Times New Roman" w:hAnsi="Times New Roman"/>
        </w:rPr>
      </w:pPr>
      <w:r>
        <w:rPr>
          <w:rFonts w:cs="Times New Roman" w:ascii="Times New Roman" w:hAnsi="Times New Roman"/>
          <w:sz w:val="24"/>
        </w:rPr>
        <w:t xml:space="preserve">Savanna elephants </w:t>
      </w:r>
      <w:bookmarkStart w:id="2" w:name="_GoBack"/>
      <w:bookmarkEnd w:id="2"/>
      <w:r>
        <w:rPr>
          <w:rFonts w:cs="Times New Roman" w:ascii="Times New Roman" w:hAnsi="Times New Roman"/>
          <w:i/>
          <w:sz w:val="24"/>
        </w:rPr>
        <w:t>Loxodonta africana</w:t>
      </w:r>
      <w:r>
        <w:rPr>
          <w:rFonts w:cs="Times New Roman" w:ascii="Times New Roman" w:hAnsi="Times New Roman"/>
          <w:sz w:val="24"/>
        </w:rPr>
        <w:t xml:space="preserve"> in southern Africa are an excellent study system to investigate the effect of temperature on movement strategies in relation to water. Elephants are unable to sweat, and are susceptible to heat stress (ref). In addition to deploying behavioural mechanisms such as ear-flapping, savanna elephants select for thermally stable landscapes (Expand the previous point with the example from papers 10 or 11.)(Johnson et al. 2002, Kinahan et al. 2007). Further, elephants regularly return to water sources to drink (Valls Fox 2015), an observation that has motivated the management practice of  restricting elephant space use by limiting the distribution of water sources (Redfern 2012). Elephants are reported to move faster and consequently travel farther in hot-dry seasons in Namibia and Zimbabwe (Leggett 2010, Valls Fox 2015), suggesting a direct effect of temperature on movement speed. Kruger experiences a contrasting and atypical combination of </w:t>
      </w:r>
      <w:commentRangeStart w:id="9"/>
      <w:r>
        <w:rPr>
          <w:rFonts w:cs="Times New Roman" w:ascii="Times New Roman" w:hAnsi="Times New Roman"/>
          <w:sz w:val="24"/>
        </w:rPr>
        <w:t>hot-wet and cool-dry seasons</w:t>
      </w:r>
      <w:r>
        <w:rPr>
          <w:rFonts w:cs="Times New Roman" w:ascii="Times New Roman" w:hAnsi="Times New Roman"/>
          <w:sz w:val="24"/>
        </w:rPr>
      </w:r>
      <w:commentRangeEnd w:id="9"/>
      <w:r>
        <w:commentReference w:id="9"/>
      </w:r>
      <w:r>
        <w:rPr>
          <w:rFonts w:cs="Times New Roman" w:ascii="Times New Roman" w:hAnsi="Times New Roman"/>
          <w:sz w:val="24"/>
        </w:rPr>
        <w:t xml:space="preserve">, allowing the effect of decreased water provisioning to be decoupled from that of increased temperature. </w:t>
      </w:r>
      <w:commentRangeStart w:id="10"/>
      <w:r>
        <w:rPr>
          <w:rFonts w:cs="Times New Roman" w:ascii="Times New Roman" w:hAnsi="Times New Roman"/>
          <w:sz w:val="24"/>
        </w:rPr>
        <w:t>Here, we first test whether in-built temperature sensors (hereafter thermochrons) accurately report the thermal landscape of elephants, and then proceed to characterise elephant movement in relation to water sources and ambient temperature.</w:t>
      </w:r>
      <w:commentRangeEnd w:id="10"/>
      <w:r>
        <w:commentReference w:id="10"/>
      </w:r>
      <w:r>
        <w:rPr>
          <w:rFonts w:cs="Times New Roman" w:ascii="Times New Roman" w:hAnsi="Times New Roman"/>
          <w:sz w:val="24"/>
        </w:rPr>
      </w:r>
    </w:p>
    <w:p>
      <w:pPr>
        <w:pStyle w:val="Heading1"/>
        <w:spacing w:lineRule="auto" w:line="480"/>
        <w:rPr>
          <w:rFonts w:ascii="Times New Roman" w:hAnsi="Times New Roman" w:cs="Times New Roman"/>
          <w:sz w:val="24"/>
          <w:szCs w:val="24"/>
        </w:rPr>
      </w:pPr>
      <w:bookmarkStart w:id="3" w:name="methods"/>
      <w:bookmarkEnd w:id="3"/>
      <w:r>
        <w:rPr>
          <w:rFonts w:cs="Times New Roman" w:ascii="Times New Roman" w:hAnsi="Times New Roman"/>
          <w:sz w:val="24"/>
          <w:szCs w:val="24"/>
        </w:rPr>
        <w:t>Methods</w:t>
      </w:r>
    </w:p>
    <w:p>
      <w:pPr>
        <w:pStyle w:val="FirstParagraph"/>
        <w:spacing w:lineRule="auto" w:line="480"/>
        <w:rPr>
          <w:rFonts w:ascii="Times New Roman" w:hAnsi="Times New Roman" w:cs="Times New Roman"/>
          <w:sz w:val="24"/>
        </w:rPr>
      </w:pPr>
      <w:ins w:id="4" w:author="Maria Thaker" w:date="2018-02-14T04:05:00Z">
        <w:r>
          <w:rPr>
            <w:rFonts w:cs="Times New Roman" w:ascii="Times New Roman" w:hAnsi="Times New Roman"/>
            <w:sz w:val="24"/>
          </w:rPr>
          <w:t xml:space="preserve">The study was conducted in </w:t>
        </w:r>
      </w:ins>
      <w:ins w:id="5" w:author="Maria Thaker" w:date="2018-02-14T04:05:00Z">
        <w:commentRangeStart w:id="11"/>
        <w:r>
          <w:rPr>
            <w:rFonts w:cs="Times New Roman" w:ascii="Times New Roman" w:hAnsi="Times New Roman"/>
            <w:sz w:val="24"/>
          </w:rPr>
          <w:t>Kruger National Park</w:t>
        </w:r>
      </w:ins>
      <w:r>
        <w:rPr>
          <w:rFonts w:cs="Times New Roman" w:ascii="Times New Roman" w:hAnsi="Times New Roman"/>
          <w:sz w:val="24"/>
        </w:rPr>
      </w:r>
      <w:ins w:id="6" w:author="Maria Thaker" w:date="2018-02-14T04:05:00Z">
        <w:commentRangeEnd w:id="11"/>
        <w:r>
          <w:commentReference w:id="11"/>
        </w:r>
        <w:r>
          <w:rPr>
            <w:rFonts w:cs="Times New Roman" w:ascii="Times New Roman" w:hAnsi="Times New Roman"/>
            <w:sz w:val="24"/>
          </w:rPr>
          <w:t xml:space="preserve">…, where we have had 1? female African elephants fitted with GPS logger-transmitter collars since 200?. Details of the capture and collaring of these elephants can be found in xxx. Transmitters were set to record the location of the animal every 30 min, as well as the temperature at the location. </w:t>
        </w:r>
      </w:ins>
      <w:ins w:id="7" w:author="Maria Thaker" w:date="2018-02-14T04:05:00Z">
        <w:commentRangeStart w:id="12"/>
        <w:r>
          <w:rPr>
            <w:rFonts w:cs="Times New Roman" w:ascii="Times New Roman" w:hAnsi="Times New Roman"/>
            <w:sz w:val="24"/>
          </w:rPr>
          <w:t>-</w:t>
        </w:r>
      </w:ins>
      <w:r>
        <w:rPr>
          <w:rFonts w:cs="Times New Roman" w:ascii="Times New Roman" w:hAnsi="Times New Roman"/>
          <w:sz w:val="24"/>
        </w:rPr>
        <w:t>hourly positions of individual (n = 14) free-ranging female African elephants previously fitted with GPS logger-transmitter collars [</w:t>
      </w:r>
      <w:r>
        <w:rPr>
          <w:rFonts w:cs="Times New Roman" w:ascii="Times New Roman" w:hAnsi="Times New Roman"/>
          <w:b/>
          <w:sz w:val="24"/>
        </w:rPr>
        <w:t>cite + collar manufacture + weight</w:t>
      </w:r>
      <w:r>
        <w:rPr>
          <w:rFonts w:cs="Times New Roman" w:ascii="Times New Roman" w:hAnsi="Times New Roman"/>
          <w:sz w:val="24"/>
        </w:rPr>
        <w:t xml:space="preserve">]; each was from a different herd in Kruger National Park, South Africa (24°S, 31.5°E). </w:t>
      </w:r>
      <w:r>
        <w:rPr>
          <w:rFonts w:cs="Times New Roman" w:ascii="Times New Roman" w:hAnsi="Times New Roman"/>
          <w:sz w:val="24"/>
        </w:rPr>
      </w:r>
      <w:commentRangeEnd w:id="12"/>
      <w:r>
        <w:commentReference w:id="12"/>
      </w:r>
      <w:r>
        <w:rPr>
          <w:rFonts w:cs="Times New Roman" w:ascii="Times New Roman" w:hAnsi="Times New Roman"/>
          <w:sz w:val="24"/>
        </w:rPr>
        <w:t>For this analysis, we selected location and temperature data from 14 females from different herds that were tracked for on average 637 days (range: 436 – 731) between August 2007 and August 2009 (see figure 1</w:t>
      </w:r>
      <w:r>
        <w:rPr>
          <w:rFonts w:cs="Times New Roman" w:ascii="Times New Roman" w:hAnsi="Times New Roman"/>
          <w:i/>
          <w:sz w:val="24"/>
        </w:rPr>
        <w:t>b</w:t>
      </w:r>
      <w:r>
        <w:rPr>
          <w:rFonts w:cs="Times New Roman" w:ascii="Times New Roman" w:hAnsi="Times New Roman"/>
          <w:sz w:val="24"/>
        </w:rPr>
        <w:t xml:space="preserve"> &amp; electronic supplementary material figure S1). To relate elephant movement to their landscape, we gathered shapefiles of the courses of park rivers, and the locations of active park waterholes.</w:t>
      </w:r>
    </w:p>
    <w:p>
      <w:pPr>
        <w:pStyle w:val="TextBody"/>
        <w:spacing w:lineRule="auto" w:line="480"/>
        <w:rPr>
          <w:rFonts w:ascii="Times New Roman" w:hAnsi="Times New Roman"/>
        </w:rPr>
      </w:pPr>
      <w:r>
        <w:rPr>
          <w:rFonts w:cs="Times New Roman" w:ascii="Times New Roman" w:hAnsi="Times New Roman"/>
          <w:sz w:val="24"/>
        </w:rPr>
        <w:t xml:space="preserve">Collar-borne thermochrons reported temperature data (hereon elephant temperature) at each position fix. We first verified that thermochrons accurately reflect the thermal environment of elephants, </w:t>
      </w:r>
      <w:commentRangeStart w:id="13"/>
      <w:r>
        <w:rPr>
          <w:rFonts w:cs="Times New Roman" w:ascii="Times New Roman" w:hAnsi="Times New Roman"/>
          <w:sz w:val="24"/>
        </w:rPr>
        <w:t>by comparing the ambient temperature from Skukuza weather station (24.98°S, 31.5°E), and tested the hourly correlation of ambient temperatures with elephant temperatures.</w:t>
      </w:r>
      <w:commentRangeEnd w:id="13"/>
      <w:r>
        <w:commentReference w:id="13"/>
      </w:r>
      <w:r>
        <w:rPr>
          <w:rFonts w:cs="Times New Roman" w:ascii="Times New Roman" w:hAnsi="Times New Roman"/>
          <w:sz w:val="24"/>
        </w:rPr>
      </w:r>
    </w:p>
    <w:p>
      <w:pPr>
        <w:pStyle w:val="TextBody"/>
        <w:spacing w:lineRule="auto" w:line="480"/>
        <w:rPr>
          <w:rFonts w:ascii="Times New Roman" w:hAnsi="Times New Roman" w:cs="Times New Roman"/>
          <w:sz w:val="24"/>
        </w:rPr>
      </w:pPr>
      <w:commentRangeStart w:id="14"/>
      <w:r>
        <w:rPr>
          <w:rFonts w:cs="Times New Roman" w:ascii="Times New Roman" w:hAnsi="Times New Roman"/>
          <w:sz w:val="24"/>
        </w:rPr>
        <w:t xml:space="preserve">We calculated the first passage time through (FPT 200), total time spent within (residence time), and the number of revisits within a 200m radius of each relocation, and sought to identify habitual water points. </w:t>
      </w:r>
      <w:r>
        <w:rPr>
          <w:rFonts w:cs="Times New Roman" w:ascii="Times New Roman" w:hAnsi="Times New Roman"/>
          <w:sz w:val="24"/>
        </w:rPr>
      </w:r>
      <w:commentRangeEnd w:id="14"/>
      <w:r>
        <w:commentReference w:id="14"/>
      </w:r>
      <w:r>
        <w:rPr>
          <w:rFonts w:cs="Times New Roman" w:ascii="Times New Roman" w:hAnsi="Times New Roman"/>
          <w:sz w:val="24"/>
        </w:rPr>
        <w:t>We then identified track segments between each visit to water points and characterised the frequency of visits, and, the temperature, speed, and distance to the nearest water source throughout a subset of 24 hour tracks. Finally, we used a mixed additive model to test whether elephants moved faster at higher temperatures.</w:t>
      </w:r>
    </w:p>
    <w:p>
      <w:pPr>
        <w:pStyle w:val="Heading1"/>
        <w:spacing w:lineRule="auto" w:line="480"/>
        <w:rPr>
          <w:rFonts w:ascii="Times New Roman" w:hAnsi="Times New Roman" w:cs="Times New Roman"/>
          <w:sz w:val="24"/>
          <w:szCs w:val="24"/>
        </w:rPr>
      </w:pPr>
      <w:bookmarkStart w:id="4" w:name="results"/>
      <w:bookmarkEnd w:id="4"/>
      <w:r>
        <w:rPr>
          <w:rFonts w:cs="Times New Roman" w:ascii="Times New Roman" w:hAnsi="Times New Roman"/>
          <w:sz w:val="24"/>
          <w:szCs w:val="24"/>
        </w:rPr>
        <w:t>Results</w:t>
      </w:r>
    </w:p>
    <w:p>
      <w:pPr>
        <w:pStyle w:val="Heading2"/>
        <w:spacing w:lineRule="auto" w:line="480"/>
        <w:rPr>
          <w:rFonts w:ascii="Times New Roman" w:hAnsi="Times New Roman" w:cs="Times New Roman"/>
          <w:sz w:val="24"/>
          <w:szCs w:val="24"/>
        </w:rPr>
      </w:pPr>
      <w:bookmarkStart w:id="5" w:name="elephant-movement-temperature"/>
      <w:bookmarkEnd w:id="5"/>
      <w:r>
        <w:rPr>
          <w:rFonts w:cs="Times New Roman" w:ascii="Times New Roman" w:hAnsi="Times New Roman"/>
          <w:sz w:val="24"/>
          <w:szCs w:val="24"/>
        </w:rPr>
        <w:t>Elephant movement &amp; temperature</w:t>
      </w:r>
    </w:p>
    <w:p>
      <w:pPr>
        <w:pStyle w:val="FirstParagraph"/>
        <w:spacing w:lineRule="auto" w:line="480"/>
        <w:rPr>
          <w:rFonts w:ascii="Times New Roman" w:hAnsi="Times New Roman" w:cs="Times New Roman"/>
          <w:sz w:val="24"/>
        </w:rPr>
      </w:pPr>
      <w:r>
        <w:rPr>
          <w:rFonts w:cs="Times New Roman" w:ascii="Times New Roman" w:hAnsi="Times New Roman"/>
          <w:sz w:val="24"/>
        </w:rPr>
        <w:t>Elephants ranged on average 4005 km (range: 1854 km – 7074 km) across southern Kruger over the tracking period (figure 1), covering 7.2 km per day (range: 5 km – 9.9 km) at a speed of 398 m/hr (range: 304 m/hr – 470 m/hr); logger fixes placed them within 500m of water 12% (range: 6% – 21%) and 11% (range: 3% – 17%) of the time in the cool-dry and hot-wet seasons respectively.</w:t>
      </w:r>
    </w:p>
    <w:p>
      <w:pPr>
        <w:pStyle w:val="TextBody"/>
        <w:spacing w:lineRule="auto" w:line="480"/>
        <w:rPr>
          <w:rFonts w:ascii="Times New Roman" w:hAnsi="Times New Roman" w:cs="Times New Roman"/>
          <w:sz w:val="24"/>
        </w:rPr>
      </w:pPr>
      <w:r>
        <w:rPr>
          <w:rFonts w:cs="Times New Roman" w:ascii="Times New Roman" w:hAnsi="Times New Roman"/>
          <w:sz w:val="24"/>
        </w:rPr>
        <w:t xml:space="preserve">Collar thermochrons reported identical mean daily temperatures of 27.68°C (range: 6°C – 47°C) and 27.62°C (range: 7°C – 44°C) in the cool-dry and hot-wet seasons. Thermochron data from 3 elephants logged within 10km of Skukuza were well correlated with temperatures from the weather station in both seasons (mean hourly correlation: cool-dry = 0.77, hot-wet: 0.81), with all hourly correlations </w:t>
      </w:r>
      <w:r>
        <w:rPr>
          <w:rFonts w:cs="Cambria Math" w:ascii="Times New Roman" w:hAnsi="Times New Roman"/>
          <w:sz w:val="24"/>
        </w:rPr>
        <w:t>⪆</w:t>
      </w:r>
      <w:r>
        <w:rPr>
          <w:rFonts w:cs="Times New Roman" w:ascii="Times New Roman" w:hAnsi="Times New Roman"/>
          <w:sz w:val="24"/>
        </w:rPr>
        <w:t xml:space="preserve"> 0.6.</w:t>
      </w:r>
    </w:p>
    <w:p>
      <w:pPr>
        <w:pStyle w:val="Heading2"/>
        <w:spacing w:lineRule="auto" w:line="480"/>
        <w:rPr>
          <w:rFonts w:ascii="Times New Roman" w:hAnsi="Times New Roman" w:cs="Times New Roman"/>
          <w:sz w:val="24"/>
          <w:szCs w:val="24"/>
        </w:rPr>
      </w:pPr>
      <w:bookmarkStart w:id="6" w:name="visits-to-water"/>
      <w:bookmarkEnd w:id="6"/>
      <w:r>
        <w:rPr>
          <w:rFonts w:cs="Times New Roman" w:ascii="Times New Roman" w:hAnsi="Times New Roman"/>
          <w:sz w:val="24"/>
          <w:szCs w:val="24"/>
        </w:rPr>
        <w:t>Visits to water</w:t>
      </w:r>
    </w:p>
    <w:p>
      <w:pPr>
        <w:pStyle w:val="FirstParagraph"/>
        <w:spacing w:lineRule="auto" w:line="480"/>
        <w:rPr>
          <w:rFonts w:ascii="Times New Roman" w:hAnsi="Times New Roman" w:cs="Times New Roman"/>
          <w:sz w:val="24"/>
        </w:rPr>
      </w:pPr>
      <w:r>
        <w:rPr>
          <w:rFonts w:cs="Times New Roman" w:ascii="Times New Roman" w:hAnsi="Times New Roman"/>
          <w:sz w:val="24"/>
        </w:rPr>
        <w:t>Elephants ventured beyond 200m of a relocation after 2.5 hours (range: 0.02 hours – 10 hours) on their first visit, returning to this zone 5 times (range: never – 86 times), and spent on average 8.65 hours (range: 0.02 – 55 hours) around each point. Using a combination of conservative levels of residence time (&gt; 10 hours) and the number of revisits (&gt; 10 times) 12,106 (38%) of 32,183 relocations within 500m of water sources were identified as habitual water points.</w:t>
      </w:r>
    </w:p>
    <w:p>
      <w:pPr>
        <w:pStyle w:val="TextBody"/>
        <w:spacing w:lineRule="auto" w:line="480"/>
        <w:rPr>
          <w:rFonts w:ascii="Times New Roman" w:hAnsi="Times New Roman" w:cs="Times New Roman"/>
          <w:sz w:val="24"/>
        </w:rPr>
      </w:pPr>
      <w:r>
        <w:rPr>
          <w:rFonts w:cs="Times New Roman" w:ascii="Times New Roman" w:hAnsi="Times New Roman"/>
          <w:sz w:val="24"/>
        </w:rPr>
        <w:t>Segments between water points frequently took the form of loops (figures 1</w:t>
      </w:r>
      <w:r>
        <w:rPr>
          <w:rFonts w:cs="Times New Roman" w:ascii="Times New Roman" w:hAnsi="Times New Roman"/>
          <w:i/>
          <w:sz w:val="24"/>
        </w:rPr>
        <w:t>c</w:t>
      </w:r>
      <w:r>
        <w:rPr>
          <w:rFonts w:cs="Times New Roman" w:ascii="Times New Roman" w:hAnsi="Times New Roman"/>
          <w:sz w:val="24"/>
        </w:rPr>
        <w:t>, 2</w:t>
      </w:r>
      <w:r>
        <w:rPr>
          <w:rFonts w:cs="Times New Roman" w:ascii="Times New Roman" w:hAnsi="Times New Roman"/>
          <w:i/>
          <w:sz w:val="24"/>
        </w:rPr>
        <w:t>a</w:t>
      </w:r>
      <w:r>
        <w:rPr>
          <w:rFonts w:cs="Times New Roman" w:ascii="Times New Roman" w:hAnsi="Times New Roman"/>
          <w:sz w:val="24"/>
        </w:rPr>
        <w:t>), with elephants returning to within 500m of their start location in ≈ 80% of cases in both seasons (electronic supplementary material table S1). The interval of visits to water points had a multi-modal distribution, and 653 (5%) segments had a water-visit interval between 12 – 24 hours (figure 2</w:t>
      </w:r>
      <w:r>
        <w:rPr>
          <w:rFonts w:cs="Times New Roman" w:ascii="Times New Roman" w:hAnsi="Times New Roman"/>
          <w:i/>
          <w:sz w:val="24"/>
        </w:rPr>
        <w:t>a</w:t>
      </w:r>
      <w:r>
        <w:rPr>
          <w:rFonts w:cs="Times New Roman" w:ascii="Times New Roman" w:hAnsi="Times New Roman"/>
          <w:sz w:val="24"/>
        </w:rPr>
        <w:t>).</w:t>
      </w:r>
    </w:p>
    <w:p>
      <w:pPr>
        <w:pStyle w:val="TextBody"/>
        <w:spacing w:lineRule="auto" w:line="480"/>
        <w:rPr>
          <w:rFonts w:ascii="Times New Roman" w:hAnsi="Times New Roman" w:cs="Times New Roman"/>
          <w:sz w:val="24"/>
        </w:rPr>
      </w:pPr>
      <w:r>
        <w:rPr>
          <w:rFonts w:cs="Times New Roman" w:ascii="Times New Roman" w:hAnsi="Times New Roman"/>
          <w:sz w:val="24"/>
        </w:rPr>
        <w:t>Elephants in these sub-24 segments moved away from water as temperatures dropped, and reversed this trend as temperatures rose (figure 2</w:t>
      </w:r>
      <w:r>
        <w:rPr>
          <w:rFonts w:cs="Times New Roman" w:ascii="Times New Roman" w:hAnsi="Times New Roman"/>
          <w:i/>
          <w:sz w:val="24"/>
        </w:rPr>
        <w:t>b, c</w:t>
      </w:r>
      <w:r>
        <w:rPr>
          <w:rFonts w:cs="Times New Roman" w:ascii="Times New Roman" w:hAnsi="Times New Roman"/>
          <w:sz w:val="24"/>
        </w:rPr>
        <w:t>). Elephant speed was highest in the initial and final fifths of a segment. An effect of season was also apparent, with elephants experiencing higher temperatures, moving further away from water, and travelling faster in the hot-wet season (figure 2).</w:t>
      </w:r>
    </w:p>
    <w:p>
      <w:pPr>
        <w:pStyle w:val="TextBody"/>
        <w:spacing w:lineRule="auto" w:line="480"/>
        <w:rPr>
          <w:rFonts w:ascii="Times New Roman" w:hAnsi="Times New Roman" w:cs="Times New Roman"/>
          <w:sz w:val="24"/>
        </w:rPr>
      </w:pPr>
      <w:r>
        <w:rPr>
          <w:rFonts w:cs="Times New Roman" w:ascii="Times New Roman" w:hAnsi="Times New Roman"/>
          <w:sz w:val="24"/>
        </w:rPr>
        <w:t>Elephant temperature was found to be a significant predictor of speed (Χ</w:t>
      </w:r>
      <w:r>
        <w:rPr>
          <w:rFonts w:cs="Times New Roman" w:ascii="Times New Roman" w:hAnsi="Times New Roman"/>
          <w:sz w:val="24"/>
          <w:vertAlign w:val="superscript"/>
        </w:rPr>
        <w:t>2</w:t>
      </w:r>
      <w:r>
        <w:rPr>
          <w:rFonts w:cs="Times New Roman" w:ascii="Times New Roman" w:hAnsi="Times New Roman"/>
          <w:sz w:val="24"/>
        </w:rPr>
        <w:t xml:space="preserve"> = 4668, p &lt; 0.01); elephants moved faster in the hot-wet season (Χ</w:t>
      </w:r>
      <w:r>
        <w:rPr>
          <w:rFonts w:cs="Times New Roman" w:ascii="Times New Roman" w:hAnsi="Times New Roman"/>
          <w:sz w:val="24"/>
          <w:vertAlign w:val="superscript"/>
        </w:rPr>
        <w:t>2</w:t>
      </w:r>
      <w:r>
        <w:rPr>
          <w:rFonts w:cs="Times New Roman" w:ascii="Times New Roman" w:hAnsi="Times New Roman"/>
          <w:sz w:val="24"/>
        </w:rPr>
        <w:t xml:space="preserve"> = 361, p &lt; 0.01) but more slowly in denser woodland (Χ</w:t>
      </w:r>
      <w:r>
        <w:rPr>
          <w:rFonts w:cs="Times New Roman" w:ascii="Times New Roman" w:hAnsi="Times New Roman"/>
          <w:sz w:val="24"/>
          <w:vertAlign w:val="superscript"/>
        </w:rPr>
        <w:t>2</w:t>
      </w:r>
      <w:r>
        <w:rPr>
          <w:rFonts w:cs="Times New Roman" w:ascii="Times New Roman" w:hAnsi="Times New Roman"/>
          <w:sz w:val="24"/>
        </w:rPr>
        <w:t xml:space="preserve"> = 2347, p &lt; 0.01).</w:t>
      </w:r>
    </w:p>
    <w:p>
      <w:pPr>
        <w:pStyle w:val="Heading1"/>
        <w:spacing w:lineRule="auto" w:line="480"/>
        <w:rPr>
          <w:rFonts w:ascii="Times New Roman" w:hAnsi="Times New Roman" w:cs="Times New Roman"/>
          <w:sz w:val="24"/>
          <w:szCs w:val="24"/>
        </w:rPr>
      </w:pPr>
      <w:bookmarkStart w:id="7" w:name="discussion"/>
      <w:bookmarkEnd w:id="7"/>
      <w:r>
        <w:rPr>
          <w:rFonts w:cs="Times New Roman" w:ascii="Times New Roman" w:hAnsi="Times New Roman"/>
          <w:sz w:val="24"/>
          <w:szCs w:val="24"/>
        </w:rPr>
        <w:t>Discussion</w:t>
      </w:r>
    </w:p>
    <w:p>
      <w:pPr>
        <w:pStyle w:val="FirstParagraph"/>
        <w:spacing w:lineRule="auto" w:line="480"/>
        <w:rPr>
          <w:rFonts w:ascii="Times New Roman" w:hAnsi="Times New Roman" w:cs="Times New Roman"/>
          <w:sz w:val="24"/>
        </w:rPr>
      </w:pPr>
      <w:r>
        <w:rPr>
          <w:rFonts w:cs="Times New Roman" w:ascii="Times New Roman" w:hAnsi="Times New Roman"/>
          <w:sz w:val="24"/>
        </w:rPr>
        <w:t>Our results show that thermochron temperature data are highly correlated with weather station data, and can be safely used as animal ambient temperature. Elephants make frequent visits to water sources, with most tracks between water points looping back to where they began. Elephants reach their maximum displacement from water along loops when temperatures are lowest, and begin to head back to water as temperatures rise. Elephants shuttle to and from water, with the highest speeds observed in the initial and final stages of track, i.e., near water. Temperature likely mediates elephant movement in the landscape, with elephants moving faster at higher temperatures.</w:t>
      </w:r>
    </w:p>
    <w:p>
      <w:pPr>
        <w:pStyle w:val="Heading2"/>
        <w:spacing w:lineRule="auto" w:line="480"/>
        <w:rPr>
          <w:rFonts w:ascii="Times New Roman" w:hAnsi="Times New Roman" w:cs="Times New Roman"/>
          <w:sz w:val="24"/>
          <w:szCs w:val="24"/>
        </w:rPr>
      </w:pPr>
      <w:bookmarkStart w:id="8" w:name="accuracy-of-thermochrons"/>
      <w:bookmarkEnd w:id="8"/>
      <w:r>
        <w:rPr>
          <w:rFonts w:cs="Times New Roman" w:ascii="Times New Roman" w:hAnsi="Times New Roman"/>
          <w:sz w:val="24"/>
          <w:szCs w:val="24"/>
        </w:rPr>
        <w:t>Accuracy of thermochrons</w:t>
      </w:r>
    </w:p>
    <w:p>
      <w:pPr>
        <w:pStyle w:val="FirstParagraph"/>
        <w:spacing w:lineRule="auto" w:line="480"/>
        <w:rPr>
          <w:rFonts w:ascii="Times New Roman" w:hAnsi="Times New Roman" w:cs="Times New Roman"/>
          <w:sz w:val="24"/>
        </w:rPr>
      </w:pPr>
      <w:r>
        <w:rPr>
          <w:rFonts w:cs="Times New Roman" w:ascii="Times New Roman" w:hAnsi="Times New Roman"/>
          <w:sz w:val="24"/>
        </w:rPr>
        <w:t>Collar-borne thermochrons are a standard feature of a number of modern GPS transmitters. Despite reporting temperatures that are a combination of ambient values, animal skin surface temperature, and heat from the operation of on-board electronics, thermochrons report the thermal landscape in which they are deployed with accuracy comparable to that of black-globes, currently the most accurate external loggers available (Hetem et al. 2007). They possess the advantage of not requiring additional integration or calibration. Our results relating movement to thermochron data also support the position that external loggers are sufficient to study the physiological basis of movement.</w:t>
      </w:r>
    </w:p>
    <w:p>
      <w:pPr>
        <w:pStyle w:val="Heading2"/>
        <w:spacing w:lineRule="auto" w:line="480"/>
        <w:rPr>
          <w:rFonts w:ascii="Times New Roman" w:hAnsi="Times New Roman" w:cs="Times New Roman"/>
          <w:sz w:val="24"/>
          <w:szCs w:val="24"/>
        </w:rPr>
      </w:pPr>
      <w:bookmarkStart w:id="9" w:name="elephant-movements-to-water"/>
      <w:bookmarkEnd w:id="9"/>
      <w:r>
        <w:rPr>
          <w:rFonts w:cs="Times New Roman" w:ascii="Times New Roman" w:hAnsi="Times New Roman"/>
          <w:sz w:val="24"/>
          <w:szCs w:val="24"/>
        </w:rPr>
        <w:t>Elephant movements to water</w:t>
      </w:r>
    </w:p>
    <w:p>
      <w:pPr>
        <w:pStyle w:val="FirstParagraph"/>
        <w:spacing w:lineRule="auto" w:line="480"/>
        <w:rPr>
          <w:rFonts w:ascii="Times New Roman" w:hAnsi="Times New Roman" w:cs="Times New Roman"/>
          <w:sz w:val="24"/>
        </w:rPr>
      </w:pPr>
      <w:r>
        <w:rPr>
          <w:rFonts w:cs="Times New Roman" w:ascii="Times New Roman" w:hAnsi="Times New Roman"/>
          <w:sz w:val="24"/>
        </w:rPr>
        <w:t>Kruger elephants are faithful to habitual water points to which they periodically return, similar to findings from a more arid system in Zimbabwe (Valls Fox 2015). However, multi-modality in the visit interval distribution, with peaks at 12-hour multiples, is contrary to previous findings of a Poisson distribution of visit intervals (Purdon and Aarde 2017). Long trips between water are less common in the hot-wet season, when ephemeral water sources are likely more abundant, indicating that elephants probably prefer to use known water sources rather than incur greater travel costs exploring the landscape for new water points. The two halves of elephant shuttling to and from water may be driven by distinct yet related phenomena. As temperatures rise, elephants likely rush towards water to cool down, where they are joined by other megafauna (Hirst 1975, Bennitt et al. 2014). The resulting pressure on resources, increased competition, and higher predation risk for young calves may drive elephant herds to move quickly back to more suitable sites farther from water (Valls Fox 2015). Elephants, moving faster at higher temperatures, cover more ground in the hot-wet season, suggesting that they can successfully travel to and occupy areas farther from water sources than currently thought. This has implications for management policies seeking to control elephant space use by altering the distribution of water sources.</w:t>
      </w:r>
    </w:p>
    <w:p>
      <w:pPr>
        <w:pStyle w:val="Heading1"/>
        <w:rPr>
          <w:rFonts w:ascii="Times New Roman" w:hAnsi="Times New Roman"/>
        </w:rPr>
      </w:pPr>
      <w:bookmarkStart w:id="10" w:name="references"/>
      <w:bookmarkEnd w:id="10"/>
      <w:r>
        <w:rPr>
          <w:rFonts w:cs="Times New Roman" w:ascii="Times New Roman" w:hAnsi="Times New Roman"/>
          <w:sz w:val="24"/>
          <w:szCs w:val="24"/>
        </w:rPr>
        <w:t>References</w:t>
      </w:r>
    </w:p>
    <w:p>
      <w:pPr>
        <w:pStyle w:val="FirstParagraph"/>
        <w:numPr>
          <w:ilvl w:val="0"/>
          <w:numId w:val="2"/>
        </w:numPr>
        <w:spacing w:lineRule="auto" w:line="240"/>
        <w:rPr>
          <w:rFonts w:ascii="Times New Roman" w:hAnsi="Times New Roman"/>
        </w:rPr>
      </w:pPr>
      <w:r>
        <w:rPr>
          <w:rFonts w:ascii="Times New Roman" w:hAnsi="Times New Roman"/>
        </w:rPr>
        <w:t>Bennitt, E., M. C. Bonyongo, and S. Harris. 2014. Habitat selection by African buffalo (</w:t>
      </w:r>
      <w:r>
        <w:rPr>
          <w:rFonts w:ascii="Times New Roman" w:hAnsi="Times New Roman"/>
          <w:i/>
        </w:rPr>
        <w:t>Syncerus caffer</w:t>
      </w:r>
      <w:r>
        <w:rPr>
          <w:rFonts w:ascii="Times New Roman" w:hAnsi="Times New Roman"/>
        </w:rPr>
        <w:t>) in response to landscape-level fluctuations in water availability on two temporal scales. PLOS ONE 9:1–14.</w:t>
      </w:r>
    </w:p>
    <w:p>
      <w:pPr>
        <w:pStyle w:val="TextBody"/>
        <w:numPr>
          <w:ilvl w:val="0"/>
          <w:numId w:val="2"/>
        </w:numPr>
        <w:spacing w:lineRule="auto" w:line="240"/>
        <w:rPr>
          <w:rFonts w:ascii="Times New Roman" w:hAnsi="Times New Roman"/>
        </w:rPr>
      </w:pPr>
      <w:r>
        <w:rPr>
          <w:rFonts w:ascii="Times New Roman" w:hAnsi="Times New Roman"/>
        </w:rPr>
        <w:t>Cain, J. W., N. Owen-Smith, and V. A. Macandza. 2012. The costs of drinking: Comparative water dependency of sable antelope and zebra. Journal of Zoology 286:58–67.</w:t>
      </w:r>
    </w:p>
    <w:p>
      <w:pPr>
        <w:pStyle w:val="TextBody"/>
        <w:numPr>
          <w:ilvl w:val="0"/>
          <w:numId w:val="2"/>
        </w:numPr>
        <w:spacing w:lineRule="auto" w:line="240"/>
        <w:rPr>
          <w:rFonts w:ascii="Times New Roman" w:hAnsi="Times New Roman"/>
        </w:rPr>
      </w:pPr>
      <w:r>
        <w:rPr>
          <w:rFonts w:ascii="Times New Roman" w:hAnsi="Times New Roman"/>
        </w:rPr>
        <w:t>Giotto, N., J. Gerard, A. Ziv, A. Bouskila, and S. Bar-David. 2015. Space-use patterns of the Asiatic wild ass (</w:t>
      </w:r>
      <w:r>
        <w:rPr>
          <w:rFonts w:ascii="Times New Roman" w:hAnsi="Times New Roman"/>
          <w:i/>
        </w:rPr>
        <w:t>Equus hemionus</w:t>
      </w:r>
      <w:r>
        <w:rPr>
          <w:rFonts w:ascii="Times New Roman" w:hAnsi="Times New Roman"/>
        </w:rPr>
        <w:t>): Complementary insights from displacement, recursion movement and habitat selection analyses. PLOS ONE 10:1–21.</w:t>
      </w:r>
    </w:p>
    <w:p>
      <w:pPr>
        <w:pStyle w:val="TextBody"/>
        <w:numPr>
          <w:ilvl w:val="0"/>
          <w:numId w:val="2"/>
        </w:numPr>
        <w:spacing w:lineRule="auto" w:line="240"/>
        <w:rPr>
          <w:rFonts w:ascii="Times New Roman" w:hAnsi="Times New Roman"/>
        </w:rPr>
      </w:pPr>
      <w:r>
        <w:rPr>
          <w:rFonts w:ascii="Times New Roman" w:hAnsi="Times New Roman"/>
        </w:rPr>
        <w:t>Hetem, R. S., S. K. Maloney, A. Fuller, L. C. Meyer, and D. Mitchell. 2007. Validation of a biotelemetric technique, using ambulatory miniature black globe thermometers, to quantify thermoregulatory behaviour in ungulates. Journal of Experimental Zoology Part A: Ecological Genetics and Physiology 307A:342–356.</w:t>
      </w:r>
    </w:p>
    <w:p>
      <w:pPr>
        <w:pStyle w:val="TextBody"/>
        <w:numPr>
          <w:ilvl w:val="0"/>
          <w:numId w:val="2"/>
        </w:numPr>
        <w:spacing w:lineRule="auto" w:line="240"/>
        <w:rPr>
          <w:rFonts w:ascii="Times New Roman" w:hAnsi="Times New Roman"/>
        </w:rPr>
      </w:pPr>
      <w:r>
        <w:rPr>
          <w:rFonts w:ascii="Times New Roman" w:hAnsi="Times New Roman"/>
        </w:rPr>
        <w:t>Hetem, R. S., W. M. Strauss, L. G. Fick, S. K. Maloney, L. C. Meyer, M. Shobrak, A. Fuller, and D. Mitchell. 2012. Activity re-assignment and microclimate selection of free-living Arabian oryx: Responses that could minimise the effects of climate change on homeostasis? Zoology 115:411–416.</w:t>
      </w:r>
    </w:p>
    <w:p>
      <w:pPr>
        <w:pStyle w:val="TextBody"/>
        <w:numPr>
          <w:ilvl w:val="0"/>
          <w:numId w:val="2"/>
        </w:numPr>
        <w:spacing w:lineRule="auto" w:line="240"/>
        <w:rPr>
          <w:rFonts w:ascii="Times New Roman" w:hAnsi="Times New Roman"/>
        </w:rPr>
      </w:pPr>
      <w:r>
        <w:rPr>
          <w:rFonts w:ascii="Times New Roman" w:hAnsi="Times New Roman"/>
        </w:rPr>
        <w:t>Hirst, S. M. 1975. Ungulate-habitat relationships in a South African woodland/savanna ecosystem. Wildlife Monographs:3–60.</w:t>
      </w:r>
    </w:p>
    <w:p>
      <w:pPr>
        <w:pStyle w:val="TextBody"/>
        <w:numPr>
          <w:ilvl w:val="0"/>
          <w:numId w:val="2"/>
        </w:numPr>
        <w:spacing w:lineRule="auto" w:line="240"/>
        <w:rPr>
          <w:rFonts w:ascii="Times New Roman" w:hAnsi="Times New Roman"/>
        </w:rPr>
      </w:pPr>
      <w:r>
        <w:rPr>
          <w:rFonts w:ascii="Times New Roman" w:hAnsi="Times New Roman"/>
        </w:rPr>
        <w:t>Johnson, C. J., K. L. Parker, D. C. Heard, and M. P. Gillingham. 2002. Movement parameters of ungulates and scale-specific responses to the environment. Journal of Animal Ecology 71:225–235.</w:t>
      </w:r>
    </w:p>
    <w:p>
      <w:pPr>
        <w:pStyle w:val="TextBody"/>
        <w:numPr>
          <w:ilvl w:val="0"/>
          <w:numId w:val="2"/>
        </w:numPr>
        <w:spacing w:lineRule="auto" w:line="240"/>
        <w:rPr>
          <w:rFonts w:ascii="Times New Roman" w:hAnsi="Times New Roman"/>
        </w:rPr>
      </w:pPr>
      <w:r>
        <w:rPr>
          <w:rFonts w:ascii="Times New Roman" w:hAnsi="Times New Roman"/>
        </w:rPr>
        <w:t xml:space="preserve">Kinahan, A., S. Pimm, and R. van Aarde. 2007. Ambient temperature as a determinant of landscape use in the savanna elephant, </w:t>
      </w:r>
      <w:r>
        <w:rPr>
          <w:rFonts w:ascii="Times New Roman" w:hAnsi="Times New Roman"/>
          <w:i/>
        </w:rPr>
        <w:t>Loxodonta africana</w:t>
      </w:r>
      <w:r>
        <w:rPr>
          <w:rFonts w:ascii="Times New Roman" w:hAnsi="Times New Roman"/>
        </w:rPr>
        <w:t>. Journal of Thermal Biology 32:47–58.</w:t>
      </w:r>
    </w:p>
    <w:p>
      <w:pPr>
        <w:pStyle w:val="TextBody"/>
        <w:numPr>
          <w:ilvl w:val="0"/>
          <w:numId w:val="2"/>
        </w:numPr>
        <w:spacing w:lineRule="auto" w:line="240"/>
        <w:rPr>
          <w:rFonts w:ascii="Times New Roman" w:hAnsi="Times New Roman"/>
        </w:rPr>
      </w:pPr>
      <w:r>
        <w:rPr>
          <w:rFonts w:ascii="Times New Roman" w:hAnsi="Times New Roman"/>
        </w:rPr>
        <w:t>Leggett, K. 2010. Daily and hourly movement of male desert-dwelling elephants. African Journal of Ecology 48:197–205.</w:t>
      </w:r>
    </w:p>
    <w:p>
      <w:pPr>
        <w:pStyle w:val="TextBody"/>
        <w:numPr>
          <w:ilvl w:val="0"/>
          <w:numId w:val="2"/>
        </w:numPr>
        <w:spacing w:lineRule="auto" w:line="240"/>
        <w:rPr>
          <w:rFonts w:ascii="Times New Roman" w:hAnsi="Times New Roman"/>
        </w:rPr>
      </w:pPr>
      <w:r>
        <w:rPr>
          <w:rFonts w:ascii="Times New Roman" w:hAnsi="Times New Roman"/>
        </w:rPr>
        <w:t>Owen-Smith, N., and V. Goodall. 2014. Coping with savanna seasonality: Comparative daily activity patterns of African ungulates as revealed by GPS telemetry. Journal of Zoology 293:181–191.</w:t>
      </w:r>
    </w:p>
    <w:p>
      <w:pPr>
        <w:pStyle w:val="TextBody"/>
        <w:numPr>
          <w:ilvl w:val="0"/>
          <w:numId w:val="2"/>
        </w:numPr>
        <w:spacing w:lineRule="auto" w:line="240"/>
        <w:rPr>
          <w:rFonts w:ascii="Times New Roman" w:hAnsi="Times New Roman"/>
        </w:rPr>
      </w:pPr>
      <w:r>
        <w:rPr>
          <w:rFonts w:ascii="Times New Roman" w:hAnsi="Times New Roman"/>
        </w:rPr>
        <w:t>Purdon, A., and R. van Aarde. 2017. Water provisioning in Kruger National Park alters elephant spatial utilisation patterns. Journal of Arid Environments 141:45–51.</w:t>
      </w:r>
    </w:p>
    <w:p>
      <w:pPr>
        <w:pStyle w:val="TextBody"/>
        <w:numPr>
          <w:ilvl w:val="0"/>
          <w:numId w:val="2"/>
        </w:numPr>
        <w:spacing w:lineRule="auto" w:line="240"/>
        <w:rPr>
          <w:rFonts w:ascii="Times New Roman" w:hAnsi="Times New Roman"/>
        </w:rPr>
      </w:pPr>
      <w:r>
        <w:rPr>
          <w:rFonts w:ascii="Times New Roman" w:hAnsi="Times New Roman"/>
        </w:rPr>
        <w:t>Redfern, J. V. 2002. Manipulating surface water availability to manage herbivore distributions in the Kruger National Park, South Africa. PhD thesis, University of California, Berkeley.</w:t>
      </w:r>
    </w:p>
    <w:p>
      <w:pPr>
        <w:pStyle w:val="TextBody"/>
        <w:numPr>
          <w:ilvl w:val="0"/>
          <w:numId w:val="2"/>
        </w:numPr>
        <w:spacing w:lineRule="auto" w:line="240"/>
        <w:rPr>
          <w:rFonts w:ascii="Times New Roman" w:hAnsi="Times New Roman"/>
        </w:rPr>
      </w:pPr>
      <w:r>
        <w:rPr>
          <w:rFonts w:ascii="Times New Roman" w:hAnsi="Times New Roman"/>
        </w:rPr>
        <w:t>Redfern, J. V., R. Grant, H. Biggs, and W. M. Getz. 2003. Surface-water constraints on herbivore foraging in the Kruger National Park, South Africa. Ecology 84:2092–2107.</w:t>
      </w:r>
    </w:p>
    <w:p>
      <w:pPr>
        <w:pStyle w:val="TextBody"/>
        <w:numPr>
          <w:ilvl w:val="0"/>
          <w:numId w:val="2"/>
        </w:numPr>
        <w:spacing w:lineRule="auto" w:line="240"/>
        <w:rPr>
          <w:rFonts w:ascii="Times New Roman" w:hAnsi="Times New Roman"/>
        </w:rPr>
      </w:pPr>
      <w:r>
        <w:rPr>
          <w:rFonts w:ascii="Times New Roman" w:hAnsi="Times New Roman"/>
        </w:rPr>
        <w:t>Schmidt, N. M., F. M. van Beest, J. B. Mosbacher, M. Stelvig, L. H. Hansen, J. Nabe-Nielsen, and C. Grøndahl. 2016. Ungulate movement in an extreme seasonal environment: Year-round movement patterns of high-arctic muskoxen. Wildlife Biology 22:253–267.</w:t>
      </w:r>
    </w:p>
    <w:p>
      <w:pPr>
        <w:pStyle w:val="TextBody"/>
        <w:numPr>
          <w:ilvl w:val="0"/>
          <w:numId w:val="2"/>
        </w:numPr>
        <w:spacing w:lineRule="auto" w:line="240"/>
        <w:rPr>
          <w:rFonts w:ascii="Times New Roman" w:hAnsi="Times New Roman"/>
        </w:rPr>
      </w:pPr>
      <w:r>
        <w:rPr>
          <w:rFonts w:ascii="Times New Roman" w:hAnsi="Times New Roman"/>
        </w:rPr>
        <w:t>Valls Fox, H. 2015. To drink or not to drink? The influence of resource availability on elephant foraging and habitat selection in a semi-arid savanna.</w:t>
      </w:r>
    </w:p>
    <w:p>
      <w:pPr>
        <w:pStyle w:val="TextBody"/>
        <w:numPr>
          <w:ilvl w:val="0"/>
          <w:numId w:val="2"/>
        </w:numPr>
        <w:spacing w:lineRule="auto" w:line="240"/>
        <w:rPr>
          <w:rFonts w:ascii="Times New Roman" w:hAnsi="Times New Roman"/>
        </w:rPr>
      </w:pPr>
      <w:bookmarkStart w:id="11" w:name="figures"/>
      <w:bookmarkEnd w:id="11"/>
      <w:r>
        <w:rPr>
          <w:rFonts w:cs="Times New Roman" w:ascii="Times New Roman" w:hAnsi="Times New Roman"/>
          <w:sz w:val="24"/>
        </w:rPr>
        <w:t>van Beest, F. M., B. V. Moorter, and J. M. Milner. 2012. Temperature-mediated habitat use and selection by a heat-sensitive northern ungulate. Animal Behaviour 84:723–735.</w:t>
      </w:r>
      <w:r>
        <w:br w:type="page"/>
      </w:r>
    </w:p>
    <w:p>
      <w:pPr>
        <w:pStyle w:val="Heading1"/>
        <w:spacing w:lineRule="auto" w:line="480"/>
        <w:rPr>
          <w:rFonts w:ascii="Times New Roman" w:hAnsi="Times New Roman" w:cs="Times New Roman"/>
          <w:sz w:val="24"/>
          <w:szCs w:val="24"/>
        </w:rPr>
      </w:pPr>
      <w:r>
        <w:rPr>
          <w:rFonts w:cs="Times New Roman" w:ascii="Times New Roman" w:hAnsi="Times New Roman"/>
          <w:sz w:val="24"/>
          <w:szCs w:val="24"/>
        </w:rPr>
        <w:t>Figures</w:t>
      </w:r>
    </w:p>
    <w:p>
      <w:pPr>
        <w:pStyle w:val="Normal"/>
        <w:spacing w:lineRule="auto" w:line="480"/>
        <w:rPr>
          <w:rFonts w:ascii="Times New Roman" w:hAnsi="Times New Roman" w:cs="Times New Roman"/>
          <w:sz w:val="24"/>
        </w:rPr>
      </w:pPr>
      <w:r>
        <w:rPr/>
        <w:drawing>
          <wp:inline distT="0" distB="0" distL="0" distR="0">
            <wp:extent cx="5486400" cy="2743200"/>
            <wp:effectExtent l="0" t="0" r="0" b="0"/>
            <wp:docPr id="1" name="Picture" descr="Figure 1. (a) Study site in Kruger National Park, South Africa (red star), showing (b) park boundary (dashed grey line), weather station at Skukuza (red star), major rivers (solid blue lines), open waterholes (blue dots), and raw elephant tracks (coloured lines, n = 14). (c) Inset showing identified 24-hour looping behaviour centred on water sources (blue dots and lines), coloured by elephant shown (see labels, n = 3), with remaining tracks in the background (grey lines). 500m riparian zone along rivers is shaded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a) Study site in Kruger National Park, South Africa (red star), showing (b) park boundary (dashed grey line), weather station at Skukuza (red star), major rivers (solid blue lines), open waterholes (blue dots), and raw elephant tracks (coloured lines, n = 14). (c) Inset showing identified 24-hour looping behaviour centred on water sources (blue dots and lines), coloured by elephant shown (see labels, n = 3), with remaining tracks in the background (grey lines). 500m riparian zone along rivers is shaded green."/>
                    <pic:cNvPicPr>
                      <a:picLocks noChangeAspect="1" noChangeArrowheads="1"/>
                    </pic:cNvPicPr>
                  </pic:nvPicPr>
                  <pic:blipFill>
                    <a:blip r:embed="rId2"/>
                    <a:stretch>
                      <a:fillRect/>
                    </a:stretch>
                  </pic:blipFill>
                  <pic:spPr bwMode="auto">
                    <a:xfrm>
                      <a:off x="0" y="0"/>
                      <a:ext cx="5486400" cy="2743200"/>
                    </a:xfrm>
                    <a:prstGeom prst="rect">
                      <a:avLst/>
                    </a:prstGeom>
                  </pic:spPr>
                </pic:pic>
              </a:graphicData>
            </a:graphic>
          </wp:inline>
        </w:drawing>
      </w:r>
    </w:p>
    <w:p>
      <w:pPr>
        <w:pStyle w:val="ImageCaption"/>
        <w:spacing w:lineRule="auto" w:line="480"/>
        <w:rPr>
          <w:rFonts w:ascii="Times New Roman" w:hAnsi="Times New Roman" w:cs="Times New Roman"/>
          <w:sz w:val="24"/>
        </w:rPr>
      </w:pPr>
      <w:r>
        <w:rPr>
          <w:rFonts w:cs="Times New Roman" w:ascii="Times New Roman" w:hAnsi="Times New Roman"/>
          <w:sz w:val="24"/>
        </w:rPr>
        <w:t xml:space="preserve">Figure 1. </w:t>
      </w:r>
      <w:r>
        <w:rPr>
          <w:rFonts w:cs="Times New Roman" w:ascii="Times New Roman" w:hAnsi="Times New Roman"/>
          <w:b/>
          <w:sz w:val="24"/>
        </w:rPr>
        <w:t>(a)</w:t>
      </w:r>
      <w:r>
        <w:rPr>
          <w:rFonts w:cs="Times New Roman" w:ascii="Times New Roman" w:hAnsi="Times New Roman"/>
          <w:sz w:val="24"/>
        </w:rPr>
        <w:t xml:space="preserve"> </w:t>
      </w:r>
      <w:commentRangeStart w:id="15"/>
      <w:r>
        <w:rPr>
          <w:rFonts w:cs="Times New Roman" w:ascii="Times New Roman" w:hAnsi="Times New Roman"/>
          <w:sz w:val="24"/>
        </w:rPr>
        <w:t xml:space="preserve">Study site </w:t>
      </w:r>
      <w:r>
        <w:rPr>
          <w:rFonts w:cs="Times New Roman" w:ascii="Times New Roman" w:hAnsi="Times New Roman"/>
          <w:sz w:val="24"/>
        </w:rPr>
      </w:r>
      <w:commentRangeEnd w:id="15"/>
      <w:r>
        <w:commentReference w:id="15"/>
      </w:r>
      <w:r>
        <w:rPr>
          <w:rFonts w:cs="Times New Roman" w:ascii="Times New Roman" w:hAnsi="Times New Roman"/>
          <w:sz w:val="24"/>
        </w:rPr>
        <w:t xml:space="preserve">in Kruger National Park, South Africa (red star), showing </w:t>
      </w:r>
      <w:r>
        <w:rPr>
          <w:rFonts w:cs="Times New Roman" w:ascii="Times New Roman" w:hAnsi="Times New Roman"/>
          <w:b/>
          <w:sz w:val="24"/>
        </w:rPr>
        <w:t>(b)</w:t>
      </w:r>
      <w:r>
        <w:rPr>
          <w:rFonts w:cs="Times New Roman" w:ascii="Times New Roman" w:hAnsi="Times New Roman"/>
          <w:sz w:val="24"/>
        </w:rPr>
        <w:t xml:space="preserve"> park boundary (dashed grey line), weather station at Skukuza (red star), major rivers (solid blue lines), open waterholes (blue dots), and raw elephant tracks (coloured lines, n = 14). </w:t>
      </w:r>
      <w:r>
        <w:rPr>
          <w:rFonts w:cs="Times New Roman" w:ascii="Times New Roman" w:hAnsi="Times New Roman"/>
          <w:b/>
          <w:sz w:val="24"/>
        </w:rPr>
        <w:t>(c)</w:t>
      </w:r>
      <w:r>
        <w:rPr>
          <w:rFonts w:cs="Times New Roman" w:ascii="Times New Roman" w:hAnsi="Times New Roman"/>
          <w:sz w:val="24"/>
        </w:rPr>
        <w:t xml:space="preserve"> Inset showing 24-hour looping behaviour centred on water sources (blue dots and lines), coloured by representative elephant ID (n = 3; </w:t>
      </w:r>
      <w:commentRangeStart w:id="16"/>
      <w:r>
        <w:rPr>
          <w:rFonts w:cs="Times New Roman" w:ascii="Times New Roman" w:hAnsi="Times New Roman"/>
          <w:sz w:val="24"/>
        </w:rPr>
        <w:t>green</w:t>
      </w:r>
      <w:r>
        <w:rPr>
          <w:rFonts w:cs="Times New Roman" w:ascii="Times New Roman" w:hAnsi="Times New Roman"/>
          <w:sz w:val="24"/>
        </w:rPr>
      </w:r>
      <w:commentRangeEnd w:id="16"/>
      <w:r>
        <w:commentReference w:id="16"/>
      </w:r>
      <w:r>
        <w:rPr>
          <w:rFonts w:cs="Times New Roman" w:ascii="Times New Roman" w:hAnsi="Times New Roman"/>
          <w:sz w:val="24"/>
        </w:rPr>
        <w:t xml:space="preserve">, purple and red), with remaining tracks in the background (grey lines). The riparian zone along rivers (500m from river centre) is shaded in </w:t>
      </w:r>
      <w:commentRangeStart w:id="17"/>
      <w:r>
        <w:rPr>
          <w:rFonts w:cs="Times New Roman" w:ascii="Times New Roman" w:hAnsi="Times New Roman"/>
          <w:sz w:val="24"/>
        </w:rPr>
        <w:t>green</w:t>
      </w:r>
      <w:r>
        <w:rPr>
          <w:rFonts w:cs="Times New Roman" w:ascii="Times New Roman" w:hAnsi="Times New Roman"/>
          <w:sz w:val="24"/>
        </w:rPr>
      </w:r>
      <w:commentRangeEnd w:id="17"/>
      <w:r>
        <w:commentReference w:id="17"/>
      </w:r>
      <w:r>
        <w:rPr>
          <w:rFonts w:cs="Times New Roman" w:ascii="Times New Roman" w:hAnsi="Times New Roman"/>
          <w:sz w:val="24"/>
        </w:rPr>
        <w:t>.</w:t>
      </w:r>
      <w:r>
        <w:br w:type="page"/>
      </w:r>
    </w:p>
    <w:p>
      <w:pPr>
        <w:pStyle w:val="ImageCaption"/>
        <w:rPr>
          <w:rFonts w:ascii="Times New Roman" w:hAnsi="Times New Roman" w:cs="Times New Roman"/>
          <w:sz w:val="24"/>
        </w:rPr>
      </w:pPr>
      <w:r>
        <w:rPr>
          <w:rFonts w:cs="Times New Roman" w:ascii="Times New Roman" w:hAnsi="Times New Roman"/>
          <w:sz w:val="24"/>
        </w:rPr>
      </w:r>
    </w:p>
    <w:p>
      <w:pPr>
        <w:pStyle w:val="Normal"/>
        <w:spacing w:lineRule="auto" w:line="480"/>
        <w:rPr>
          <w:rFonts w:ascii="Times New Roman" w:hAnsi="Times New Roman" w:cs="Times New Roman"/>
          <w:sz w:val="24"/>
        </w:rPr>
      </w:pPr>
      <w:r>
        <w:rPr/>
        <w:drawing>
          <wp:inline distT="0" distB="0" distL="0" distR="0">
            <wp:extent cx="5486400" cy="3657600"/>
            <wp:effectExtent l="0" t="0" r="0" b="0"/>
            <wp:docPr id="2" name="Image1" descr="Figure 2. (a) Density of displacement along 12,106 elephant tracks between habitual water-points. (b) Density of intervals between 12,106 visits to water-points; rectangle bounds 653 intervals of 12 – 24 hours. (c) Distance to water source, (d) elephant temperature, and (e) elephant speed along 653 elephant tracks between water sources. (f) Elephant speed (points) at 2°C temperature intervals in each season (cool-dry: blue circles, hot-wet: red triangles). GAMM fit (lines), data error intervals (lineranges), and fit error intervals (shaded areas) are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a) Density of displacement along 12,106 elephant tracks between habitual water-points. (b) Density of intervals between 12,106 visits to water-points; rectangle bounds 653 intervals of 12 – 24 hours. (c) Distance to water source, (d) elephant temperature, and (e) elephant speed along 653 elephant tracks between water sources. (f) Elephant speed (points) at 2°C temperature intervals in each season (cool-dry: blue circles, hot-wet: red triangles). GAMM fit (lines), data error intervals (lineranges), and fit error intervals (shaded areas) are shown."/>
                    <pic:cNvPicPr>
                      <a:picLocks noChangeAspect="1" noChangeArrowheads="1"/>
                    </pic:cNvPicPr>
                  </pic:nvPicPr>
                  <pic:blipFill>
                    <a:blip r:embed="rId3"/>
                    <a:stretch>
                      <a:fillRect/>
                    </a:stretch>
                  </pic:blipFill>
                  <pic:spPr bwMode="auto">
                    <a:xfrm>
                      <a:off x="0" y="0"/>
                      <a:ext cx="5486400" cy="3657600"/>
                    </a:xfrm>
                    <a:prstGeom prst="rect">
                      <a:avLst/>
                    </a:prstGeom>
                  </pic:spPr>
                </pic:pic>
              </a:graphicData>
            </a:graphic>
          </wp:inline>
        </w:drawing>
      </w:r>
    </w:p>
    <w:p>
      <w:pPr>
        <w:pStyle w:val="ImageCaption"/>
        <w:spacing w:lineRule="auto" w:line="480" w:before="0" w:after="120"/>
        <w:rPr/>
      </w:pPr>
      <w:r>
        <w:rPr>
          <w:rFonts w:cs="Times New Roman" w:ascii="Times New Roman" w:hAnsi="Times New Roman"/>
          <w:sz w:val="24"/>
        </w:rPr>
        <w:t xml:space="preserve">Figure 2. </w:t>
      </w:r>
      <w:r>
        <w:rPr>
          <w:rFonts w:cs="Times New Roman" w:ascii="Times New Roman" w:hAnsi="Times New Roman"/>
          <w:b/>
          <w:sz w:val="24"/>
        </w:rPr>
        <w:t>(a)</w:t>
      </w:r>
      <w:r>
        <w:rPr>
          <w:rFonts w:cs="Times New Roman" w:ascii="Times New Roman" w:hAnsi="Times New Roman"/>
          <w:sz w:val="24"/>
        </w:rPr>
        <w:t xml:space="preserve"> Density of displacement along 12,106 elephant tracks between habitual water-points. </w:t>
      </w:r>
      <w:r>
        <w:rPr>
          <w:rFonts w:cs="Times New Roman" w:ascii="Times New Roman" w:hAnsi="Times New Roman"/>
          <w:b/>
          <w:sz w:val="24"/>
        </w:rPr>
        <w:t>(b)</w:t>
      </w:r>
      <w:r>
        <w:rPr>
          <w:rFonts w:cs="Times New Roman" w:ascii="Times New Roman" w:hAnsi="Times New Roman"/>
          <w:sz w:val="24"/>
        </w:rPr>
        <w:t xml:space="preserve"> Density of intervals between 12,106 visits to water-points; rectangle bounds 653 intervals of 12 – 24 hours. </w:t>
      </w:r>
      <w:r>
        <w:rPr>
          <w:rFonts w:cs="Times New Roman" w:ascii="Times New Roman" w:hAnsi="Times New Roman"/>
          <w:b/>
          <w:sz w:val="24"/>
        </w:rPr>
        <w:t>(c)</w:t>
      </w:r>
      <w:r>
        <w:rPr>
          <w:rFonts w:cs="Times New Roman" w:ascii="Times New Roman" w:hAnsi="Times New Roman"/>
          <w:sz w:val="24"/>
        </w:rPr>
        <w:t xml:space="preserve"> Distance to water source, </w:t>
      </w:r>
      <w:r>
        <w:rPr>
          <w:rFonts w:cs="Times New Roman" w:ascii="Times New Roman" w:hAnsi="Times New Roman"/>
          <w:b/>
          <w:sz w:val="24"/>
        </w:rPr>
        <w:t>(d)</w:t>
      </w:r>
      <w:r>
        <w:rPr>
          <w:rFonts w:cs="Times New Roman" w:ascii="Times New Roman" w:hAnsi="Times New Roman"/>
          <w:sz w:val="24"/>
        </w:rPr>
        <w:t xml:space="preserve"> elephant temperature, and </w:t>
      </w:r>
      <w:r>
        <w:rPr>
          <w:rFonts w:cs="Times New Roman" w:ascii="Times New Roman" w:hAnsi="Times New Roman"/>
          <w:b/>
          <w:sz w:val="24"/>
        </w:rPr>
        <w:t>(e)</w:t>
      </w:r>
      <w:r>
        <w:rPr>
          <w:rFonts w:cs="Times New Roman" w:ascii="Times New Roman" w:hAnsi="Times New Roman"/>
          <w:sz w:val="24"/>
        </w:rPr>
        <w:t xml:space="preserve"> elephant speed along 653 elephant tracks between water sources. </w:t>
      </w:r>
      <w:r>
        <w:rPr>
          <w:rFonts w:cs="Times New Roman" w:ascii="Times New Roman" w:hAnsi="Times New Roman"/>
          <w:b/>
          <w:sz w:val="24"/>
        </w:rPr>
        <w:t>(f)</w:t>
      </w:r>
      <w:r>
        <w:rPr>
          <w:rFonts w:cs="Times New Roman" w:ascii="Times New Roman" w:hAnsi="Times New Roman"/>
          <w:sz w:val="24"/>
        </w:rPr>
        <w:t xml:space="preserve"> Elephant speed (points) at 2°C temperature intervals in each season (cool-dry: blue circles, hot-wet: red triangles). GAMM fit (lines), data error intervals (lineranges), and fit error intervals (shaded areas) are shown.</w:t>
      </w:r>
    </w:p>
    <w:sectPr>
      <w:type w:val="nextPage"/>
      <w:pgSz w:w="12240" w:h="15840"/>
      <w:pgMar w:left="1800" w:right="1800" w:header="0" w:top="1440" w:footer="0" w:bottom="1440" w:gutter="0"/>
      <w:lnNumType w:countBy="1" w:restart="continuous" w:distance="283"/>
      <w:pgNumType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aria Thaker" w:date="2018-02-14T05:51:00Z" w:initials="MT">
    <w:p>
      <w:r>
        <w:rPr>
          <w:rFonts w:ascii="Liberation Serif" w:hAnsi="Liberation Serif" w:eastAsia="DejaVu Sans" w:cs="DejaVu Sans"/>
          <w:color w:val="00000A"/>
          <w:sz w:val="24"/>
          <w:lang w:val="en-US" w:eastAsia="en-US" w:bidi="en-US"/>
        </w:rPr>
        <w:t>What do you mean here? Where does this term come from?</w:t>
      </w:r>
    </w:p>
  </w:comment>
  <w:comment w:id="1" w:author="Pratik Gupte" w:date="2018-02-14T12:15:11Z" w:initials="PG">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Maria Thaker (14/02/2018, 05:51): "..."</w:t>
      </w:r>
    </w:p>
    <w:p>
      <w:r>
        <w:rPr>
          <w:rFonts w:ascii="Liberation Serif" w:hAnsi="Liberation Serif" w:eastAsia="DejaVu Sans" w:cs="DejaVu Sans"/>
          <w:color w:val="auto"/>
          <w:sz w:val="20"/>
          <w:lang w:val="en-US" w:eastAsia="en-US" w:bidi="ar-SA"/>
        </w:rPr>
        <w:t>Landscape features where ambient temperatures are consistently lower than surroundings: water sources, exposed ridges etc.</w:t>
      </w:r>
    </w:p>
    <w:p>
      <w:r>
        <w:rPr>
          <w:rFonts w:ascii="Liberation Serif" w:hAnsi="Liberation Serif" w:eastAsia="DejaVu Sans" w:cs="DejaVu Sans"/>
          <w:color w:val="auto"/>
          <w:sz w:val="20"/>
          <w:lang w:val="en-US" w:eastAsia="en-US" w:bidi="ar-SA"/>
        </w:rPr>
        <w:t>Used in the urban ecology literature.</w:t>
      </w:r>
    </w:p>
  </w:comment>
  <w:comment w:id="2" w:author="Maria Thaker" w:date="2018-02-14T09:11:00Z" w:initials="MT">
    <w:p>
      <w:r>
        <w:rPr>
          <w:rFonts w:ascii="Liberation Serif" w:hAnsi="Liberation Serif" w:eastAsia="DejaVu Sans" w:cs="DejaVu Sans"/>
          <w:color w:val="00000A"/>
          <w:sz w:val="24"/>
          <w:lang w:val="en-US" w:eastAsia="en-US" w:bidi="en-US"/>
        </w:rPr>
        <w:t>I think we’ve condensed and simplified the results too much. Almost reads trivial now. Abi – do we want to bring the glm back. Start with how much temperature influences movement strategies (where they are and how fast they move), beyond vegetation. Then explain in what way temp influences movement.</w:t>
      </w:r>
    </w:p>
  </w:comment>
  <w:comment w:id="3" w:author="Maria Thaker" w:date="2018-02-14T06:16:00Z" w:initials="MT">
    <w:p>
      <w:r>
        <w:rPr>
          <w:rFonts w:ascii="Liberation Serif" w:hAnsi="Liberation Serif" w:eastAsia="DejaVu Sans" w:cs="DejaVu Sans"/>
          <w:color w:val="00000A"/>
          <w:sz w:val="24"/>
          <w:lang w:val="en-US" w:eastAsia="en-US" w:bidi="en-US"/>
        </w:rPr>
        <w:t>read the first chapter of angiletta’s book to help you with this paragraph</w:t>
      </w:r>
    </w:p>
  </w:comment>
  <w:comment w:id="4" w:author="Maria Thaker" w:date="2018-02-14T05:59:00Z" w:initials="MT">
    <w:p>
      <w:r>
        <w:rPr>
          <w:rFonts w:ascii="Liberation Serif" w:hAnsi="Liberation Serif" w:eastAsia="DejaVu Sans" w:cs="DejaVu Sans"/>
          <w:color w:val="00000A"/>
          <w:sz w:val="24"/>
          <w:lang w:val="en-US" w:eastAsia="en-US" w:bidi="en-US"/>
        </w:rPr>
        <w:t>Need a less colloquial start.</w:t>
      </w:r>
    </w:p>
  </w:comment>
  <w:comment w:id="5" w:author="Maria Thaker" w:date="2018-02-14T06:00:00Z" w:initials="MT">
    <w:p>
      <w:r>
        <w:rPr>
          <w:rFonts w:ascii="Liberation Serif" w:hAnsi="Liberation Serif" w:eastAsia="DejaVu Sans" w:cs="DejaVu Sans"/>
          <w:color w:val="00000A"/>
          <w:sz w:val="24"/>
          <w:lang w:val="en-US" w:eastAsia="en-US" w:bidi="en-US"/>
        </w:rPr>
        <w:t>Not true</w:t>
      </w:r>
    </w:p>
  </w:comment>
  <w:comment w:id="6" w:author="Maria Thaker" w:date="2018-02-14T06:17:00Z" w:initials="MT">
    <w:p>
      <w:r>
        <w:rPr>
          <w:rFonts w:ascii="Liberation Serif" w:hAnsi="Liberation Serif" w:eastAsia="DejaVu Sans" w:cs="DejaVu Sans"/>
          <w:color w:val="00000A"/>
          <w:sz w:val="24"/>
          <w:lang w:val="en-US" w:eastAsia="en-US" w:bidi="en-US"/>
        </w:rPr>
        <w:t>vague</w:t>
      </w:r>
    </w:p>
  </w:comment>
  <w:comment w:id="7" w:author="Maria Thaker" w:date="2018-02-14T06:19:00Z" w:initials="MT">
    <w:p>
      <w:r>
        <w:rPr>
          <w:rFonts w:ascii="Liberation Serif" w:hAnsi="Liberation Serif" w:eastAsia="DejaVu Sans" w:cs="DejaVu Sans"/>
          <w:color w:val="00000A"/>
          <w:sz w:val="24"/>
          <w:lang w:val="en-US" w:eastAsia="en-US" w:bidi="en-US"/>
        </w:rPr>
        <w:t xml:space="preserve">colloquial. Also the resource and predation tradeoff is always relevant and not just for ungulates in arid environments. </w:t>
      </w:r>
    </w:p>
  </w:comment>
  <w:comment w:id="8" w:author="Maria Thaker" w:date="2018-02-14T06:23:00Z" w:initials="MT">
    <w:p>
      <w:r>
        <w:rPr>
          <w:rFonts w:ascii="Liberation Serif" w:hAnsi="Liberation Serif" w:eastAsia="DejaVu Sans" w:cs="DejaVu Sans"/>
          <w:color w:val="00000A"/>
          <w:sz w:val="24"/>
          <w:lang w:val="en-US" w:eastAsia="en-US" w:bidi="en-US"/>
        </w:rPr>
        <w:t>Don’t know about that. There is a valid reason not to use these sensors as absolute temperature information. The last part of this paragraph is too method driven, which is not necessary. Keep it to the biology of movement. How much do resources and temperature influence where animals are located and how they move through space.</w:t>
      </w:r>
    </w:p>
  </w:comment>
  <w:comment w:id="9" w:author="Maria Thaker" w:date="2018-02-14T09:00:00Z" w:initials="MT">
    <w:p>
      <w:r>
        <w:rPr>
          <w:rFonts w:ascii="Liberation Serif" w:hAnsi="Liberation Serif" w:eastAsia="DejaVu Sans" w:cs="DejaVu Sans"/>
          <w:color w:val="00000A"/>
          <w:sz w:val="24"/>
          <w:lang w:val="en-US" w:eastAsia="en-US" w:bidi="en-US"/>
        </w:rPr>
        <w:t>This is short-hand. Explain the temperature range and precipitation levels for each season. Cite Birkett and others.</w:t>
      </w:r>
    </w:p>
  </w:comment>
  <w:comment w:id="10" w:author="Maria Thaker" w:date="2018-02-14T09:01:00Z" w:initials="MT">
    <w:p>
      <w:r>
        <w:rPr>
          <w:rFonts w:ascii="Liberation Serif" w:hAnsi="Liberation Serif" w:eastAsia="DejaVu Sans" w:cs="DejaVu Sans"/>
          <w:color w:val="00000A"/>
          <w:sz w:val="24"/>
          <w:lang w:val="en-US" w:eastAsia="en-US" w:bidi="en-US"/>
        </w:rPr>
        <w:t xml:space="preserve">Flip this and expand. The thermochron use is secondary to the science so talk about the main scientific question first, then state that we did this analysis  using the thermochrons, which we’ve assessed is an accurate measure of the ambient temperature.  </w:t>
      </w:r>
    </w:p>
  </w:comment>
  <w:comment w:id="11" w:author="Maria Thaker" w:date="2018-02-14T09:27:00Z" w:initials="MT">
    <w:p>
      <w:r>
        <w:rPr>
          <w:rFonts w:ascii="Liberation Serif" w:hAnsi="Liberation Serif" w:eastAsia="DejaVu Sans" w:cs="DejaVu Sans"/>
          <w:color w:val="00000A"/>
          <w:sz w:val="24"/>
          <w:lang w:val="en-US" w:eastAsia="en-US" w:bidi="en-US"/>
        </w:rPr>
        <w:t>Describe the park</w:t>
      </w:r>
    </w:p>
  </w:comment>
  <w:comment w:id="12" w:author="Maria Thaker" w:date="2018-02-14T09:16:00Z" w:initials="MT">
    <w:p>
      <w:r>
        <w:rPr>
          <w:rFonts w:ascii="Liberation Serif" w:hAnsi="Liberation Serif" w:eastAsia="DejaVu Sans" w:cs="DejaVu Sans"/>
          <w:color w:val="00000A"/>
          <w:sz w:val="24"/>
          <w:lang w:val="en-US" w:eastAsia="en-US" w:bidi="en-US"/>
        </w:rPr>
        <w:t>Remove or incorporate to the text above.</w:t>
      </w:r>
    </w:p>
  </w:comment>
  <w:comment w:id="13" w:author="Maria Thaker" w:date="2018-02-14T09:21:00Z" w:initials="MT">
    <w:p>
      <w:r>
        <w:rPr>
          <w:rFonts w:ascii="Liberation Serif" w:hAnsi="Liberation Serif" w:eastAsia="DejaVu Sans" w:cs="DejaVu Sans"/>
          <w:color w:val="00000A"/>
          <w:sz w:val="24"/>
          <w:lang w:val="en-US" w:eastAsia="en-US" w:bidi="en-US"/>
        </w:rPr>
        <w:t xml:space="preserve">This needs to be expanded with more detail. Only chose locations that were within a certain distance from the weather station. Then time-matched the collar temperature to the weather station temperature. (was the time match perfect? 30 min resolution at the weather station too?) how many points met these strict criteria? </w:t>
      </w:r>
    </w:p>
  </w:comment>
  <w:comment w:id="14" w:author="Maria Thaker" w:date="2018-02-14T09:22:00Z" w:initials="MT">
    <w:p>
      <w:r>
        <w:rPr>
          <w:rFonts w:ascii="Liberation Serif" w:hAnsi="Liberation Serif" w:eastAsia="DejaVu Sans" w:cs="DejaVu Sans"/>
          <w:color w:val="00000A"/>
          <w:sz w:val="24"/>
          <w:lang w:val="en-US" w:eastAsia="en-US" w:bidi="en-US"/>
        </w:rPr>
        <w:t>Too vague. Start with the aim and then the approach.</w:t>
      </w:r>
    </w:p>
  </w:comment>
  <w:comment w:id="15" w:author="Maria Thaker" w:date="2018-02-14T06:10:00Z" w:initials="MT">
    <w:p>
      <w:r>
        <w:rPr>
          <w:rFonts w:ascii="Liberation Serif" w:hAnsi="Liberation Serif" w:eastAsia="DejaVu Sans" w:cs="DejaVu Sans"/>
          <w:color w:val="00000A"/>
          <w:sz w:val="24"/>
          <w:lang w:val="en-US" w:eastAsia="en-US" w:bidi="en-US"/>
        </w:rPr>
        <w:t>Change the background to white and not yellow. And remove the dotted grid</w:t>
      </w:r>
    </w:p>
  </w:comment>
  <w:comment w:id="16" w:author="Maria Thaker" w:date="2018-02-14T06:15:00Z" w:initials="MT">
    <w:p>
      <w:r>
        <w:rPr>
          <w:rFonts w:ascii="Liberation Serif" w:hAnsi="Liberation Serif" w:eastAsia="DejaVu Sans" w:cs="DejaVu Sans"/>
          <w:color w:val="auto"/>
          <w:sz w:val="24"/>
          <w:lang w:val="en-US" w:eastAsia="en-US" w:bidi="en-US"/>
        </w:rPr>
      </w:r>
    </w:p>
  </w:comment>
  <w:comment w:id="17" w:author="Maria Thaker" w:date="2018-02-14T06:15:00Z" w:initials="MT">
    <w:p>
      <w:r>
        <w:rPr>
          <w:rFonts w:ascii="Liberation Serif" w:hAnsi="Liberation Serif" w:eastAsia="DejaVu Sans" w:cs="DejaVu Sans"/>
          <w:color w:val="00000A"/>
          <w:sz w:val="24"/>
          <w:lang w:val="en-US" w:eastAsia="en-US" w:bidi="en-US"/>
        </w:rPr>
        <w:t>Either change AM308 to blue tracks or change the riparian zone to blue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default"/>
  </w:font>
  <w:font w:name="Noto Sans">
    <w:charset w:val="01"/>
    <w:family w:val="swiss"/>
    <w:pitch w:val="default"/>
  </w:font>
  <w:font w:name="Calibri">
    <w:charset w:val="01"/>
    <w:family w:val="swiss"/>
    <w:pitch w:val="default"/>
  </w:font>
  <w:font w:name="Consolas">
    <w:charset w:val="01"/>
    <w:family w:val="swiss"/>
    <w:pitch w:val="default"/>
  </w:font>
  <w:font w:name="Times New Roman">
    <w:charset w:val="01"/>
    <w:family w:val="swiss"/>
    <w:pitch w:val="default"/>
  </w:font>
  <w:font w:name="Roboto">
    <w:charset w:val="01"/>
    <w:family w:val="swiss"/>
    <w:pitch w:val="default"/>
  </w:font>
  <w:font w:name="DejaVu Sans">
    <w:charset w:val="01"/>
    <w:family w:val="swiss"/>
    <w:pitch w:val="default"/>
  </w:font>
  <w:font w:name="Liberation Serif">
    <w:altName w:val="Times New Roman"/>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embedSystemFonts/>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widowControl/>
      <w:bidi w:val="0"/>
      <w:spacing w:before="0" w:after="200"/>
      <w:jc w:val="left"/>
    </w:pPr>
    <w:rPr>
      <w:rFonts w:ascii="Noto Sans" w:hAnsi="Noto Sans" w:eastAsia="Cambria" w:cs=""/>
      <w:color w:val="00000A"/>
      <w:kern w:val="0"/>
      <w:sz w:val="22"/>
      <w:szCs w:val="24"/>
      <w:lang w:val="en-US" w:eastAsia="en-US" w:bidi="ar-SA"/>
    </w:rPr>
  </w:style>
  <w:style w:type="paragraph" w:styleId="Heading1">
    <w:name w:val="Heading 1"/>
    <w:basedOn w:val="Normal"/>
    <w:uiPriority w:val="9"/>
    <w:qFormat/>
    <w:pPr>
      <w:keepNext w:val="true"/>
      <w:keepLines/>
      <w:spacing w:before="480" w:after="0"/>
      <w:outlineLvl w:val="0"/>
    </w:pPr>
    <w:rPr>
      <w:rFonts w:eastAsia="" w:cs="" w:cstheme="majorBidi" w:eastAsiaTheme="majorEastAsia"/>
      <w:b/>
      <w:bCs/>
      <w:color w:val="345A8A" w:themeColor="accent1" w:themeShade="b5"/>
      <w:sz w:val="30"/>
      <w:szCs w:val="32"/>
    </w:rPr>
  </w:style>
  <w:style w:type="paragraph" w:styleId="Heading2">
    <w:name w:val="Heading 2"/>
    <w:basedOn w:val="Normal"/>
    <w:uiPriority w:val="9"/>
    <w:unhideWhenUsed/>
    <w:qFormat/>
    <w:pPr>
      <w:keepNext w:val="true"/>
      <w:keepLines/>
      <w:spacing w:before="200" w:after="0"/>
      <w:outlineLvl w:val="1"/>
    </w:pPr>
    <w:rPr>
      <w:rFonts w:eastAsia="" w:cs="" w:cstheme="majorBidi" w:eastAsiaTheme="majorEastAsia"/>
      <w:b/>
      <w:bCs/>
      <w:color w:val="4F81BD" w:themeColor="accent1"/>
      <w:sz w:val="28"/>
      <w:szCs w:val="32"/>
    </w:rPr>
  </w:style>
  <w:style w:type="paragraph" w:styleId="Heading3">
    <w:name w:val="Heading 3"/>
    <w:basedOn w:val="Normal"/>
    <w:uiPriority w:val="9"/>
    <w:unhideWhenUsed/>
    <w:qFormat/>
    <w:pPr>
      <w:keepNext w:val="true"/>
      <w:keepLines/>
      <w:spacing w:before="200" w:after="0"/>
      <w:outlineLvl w:val="2"/>
    </w:pPr>
    <w:rPr>
      <w:rFonts w:eastAsia="" w:cs="" w:cstheme="majorBidi" w:eastAsiaTheme="majorEastAsia"/>
      <w:b/>
      <w:bCs/>
      <w:color w:val="4F81BD" w:themeColor="accent1"/>
      <w:sz w:val="24"/>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Anchor" w:customStyle="1">
    <w:name w:val="Footnote Anchor"/>
    <w:basedOn w:val="CaptionChar"/>
    <w:rPr>
      <w:vertAlign w:val="superscript"/>
    </w:rPr>
  </w:style>
  <w:style w:type="character" w:styleId="InternetLink" w:customStyle="1">
    <w:name w:val="Internet Link"/>
    <w:basedOn w:val="CaptionChar"/>
    <w:rPr>
      <w:color w:val="4F81BD" w:themeColor="accent1"/>
    </w:rPr>
  </w:style>
  <w:style w:type="character" w:styleId="LineNumbering" w:customStyle="1">
    <w:name w:val="Line Numbering"/>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Linenumber">
    <w:name w:val="line number"/>
    <w:basedOn w:val="DefaultParagraphFont"/>
    <w:semiHidden/>
    <w:unhideWhenUsed/>
    <w:qFormat/>
    <w:rsid w:val="00065c9e"/>
    <w:rPr/>
  </w:style>
  <w:style w:type="character" w:styleId="BalloonTextChar" w:customStyle="1">
    <w:name w:val="Balloon Text Char"/>
    <w:basedOn w:val="DefaultParagraphFont"/>
    <w:link w:val="BalloonText"/>
    <w:semiHidden/>
    <w:qFormat/>
    <w:rsid w:val="00065c9e"/>
    <w:rPr>
      <w:rFonts w:ascii="Times New Roman" w:hAnsi="Times New Roman" w:cs="Times New Roman"/>
      <w:color w:val="00000A"/>
      <w:sz w:val="26"/>
      <w:szCs w:val="26"/>
    </w:rPr>
  </w:style>
  <w:style w:type="character" w:styleId="Annotationreference">
    <w:name w:val="annotation reference"/>
    <w:basedOn w:val="DefaultParagraphFont"/>
    <w:semiHidden/>
    <w:unhideWhenUsed/>
    <w:qFormat/>
    <w:rsid w:val="00065c9e"/>
    <w:rPr>
      <w:sz w:val="16"/>
      <w:szCs w:val="16"/>
    </w:rPr>
  </w:style>
  <w:style w:type="character" w:styleId="CommentTextChar" w:customStyle="1">
    <w:name w:val="Comment Text Char"/>
    <w:basedOn w:val="DefaultParagraphFont"/>
    <w:link w:val="CommentText"/>
    <w:semiHidden/>
    <w:qFormat/>
    <w:rsid w:val="00065c9e"/>
    <w:rPr>
      <w:rFonts w:ascii="Noto Sans" w:hAnsi="Noto Sans"/>
      <w:color w:val="00000A"/>
      <w:szCs w:val="20"/>
    </w:rPr>
  </w:style>
  <w:style w:type="character" w:styleId="CommentSubjectChar" w:customStyle="1">
    <w:name w:val="Comment Subject Char"/>
    <w:basedOn w:val="CommentTextChar"/>
    <w:link w:val="CommentSubject"/>
    <w:semiHidden/>
    <w:qFormat/>
    <w:rsid w:val="00065c9e"/>
    <w:rPr>
      <w:rFonts w:ascii="Noto Sans" w:hAnsi="Noto Sans"/>
      <w:b/>
      <w:bCs/>
      <w:color w:val="00000A"/>
      <w:szCs w:val="20"/>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Roboto" w:hAnsi="Roboto" w:eastAsia="Noto Sans CJK SC Regular" w:cs="Lohit Devanagari"/>
      <w:sz w:val="28"/>
      <w:szCs w:val="28"/>
    </w:rPr>
  </w:style>
  <w:style w:type="paragraph" w:styleId="TextBody">
    <w:name w:val="Body Text"/>
    <w:basedOn w:val="Normal"/>
    <w:qFormat/>
    <w:pPr>
      <w:spacing w:before="180" w:after="180"/>
    </w:pPr>
    <w:rPr/>
  </w:style>
  <w:style w:type="paragraph" w:styleId="List">
    <w:name w:val="List"/>
    <w:basedOn w:val="TextBody"/>
    <w:pPr/>
    <w:rPr>
      <w:rFonts w:ascii="DejaVu Sans" w:hAnsi="DejaVu Sans" w:cs="Lohit Devanagari"/>
    </w:rPr>
  </w:style>
  <w:style w:type="paragraph" w:styleId="Caption">
    <w:name w:val="Caption"/>
    <w:basedOn w:val="Normal"/>
    <w:qFormat/>
    <w:pPr>
      <w:suppressLineNumbers/>
      <w:spacing w:before="120" w:after="120"/>
    </w:pPr>
    <w:rPr>
      <w:rFonts w:ascii="DejaVu Sans" w:hAnsi="DejaVu Sans" w:cs="Lohit Devanagari"/>
      <w:i/>
      <w:iCs/>
      <w:sz w:val="24"/>
      <w:szCs w:val="24"/>
    </w:rPr>
  </w:style>
  <w:style w:type="paragraph" w:styleId="Index" w:customStyle="1">
    <w:name w:val="Index"/>
    <w:basedOn w:val="Normal"/>
    <w:qFormat/>
    <w:pPr>
      <w:suppressLineNumbers/>
    </w:pPr>
    <w:rPr>
      <w:rFonts w:ascii="DejaVu Sans" w:hAnsi="DejaVu Sans" w:cs="Lohit Devanagari"/>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eastAsia="" w:cs="" w:cstheme="majorBidi" w:eastAsiaTheme="majorEastAsia"/>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jc w:val="center"/>
    </w:pPr>
    <w:rPr>
      <w:rFonts w:ascii="Noto Sans" w:hAnsi="Noto Sans" w:eastAsia="Cambria" w:cs=""/>
      <w:color w:val="00000A"/>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color w:val="00000A"/>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text">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asciiTheme="majorHAnsi" w:hAnsiTheme="majorHAnsi"/>
      <w:b w:val="false"/>
      <w:bCs w:val="false"/>
      <w:color w:val="365F91" w:themeColor="accent1" w:themeShade="bf"/>
    </w:rPr>
  </w:style>
  <w:style w:type="paragraph" w:styleId="Footer">
    <w:name w:val="Footer"/>
    <w:basedOn w:val="Normal"/>
    <w:pPr>
      <w:suppressLineNumbers/>
      <w:tabs>
        <w:tab w:val="center" w:pos="4320" w:leader="none"/>
        <w:tab w:val="right" w:pos="8640" w:leader="none"/>
      </w:tabs>
    </w:pPr>
    <w:rPr/>
  </w:style>
  <w:style w:type="paragraph" w:styleId="Header">
    <w:name w:val="Header"/>
    <w:basedOn w:val="Normal"/>
    <w:pPr>
      <w:suppressLineNumbers/>
      <w:tabs>
        <w:tab w:val="center" w:pos="4320" w:leader="none"/>
        <w:tab w:val="right" w:pos="8640" w:leader="none"/>
      </w:tabs>
    </w:pPr>
    <w:rPr/>
  </w:style>
  <w:style w:type="paragraph" w:styleId="SourceCode" w:customStyle="1">
    <w:name w:val="Source Code"/>
    <w:basedOn w:val="Normal"/>
    <w:link w:val="VerbatimChar"/>
    <w:qFormat/>
    <w:pPr/>
    <w:rPr/>
  </w:style>
  <w:style w:type="paragraph" w:styleId="BalloonText">
    <w:name w:val="Balloon Text"/>
    <w:basedOn w:val="Normal"/>
    <w:link w:val="BalloonTextChar"/>
    <w:semiHidden/>
    <w:unhideWhenUsed/>
    <w:qFormat/>
    <w:rsid w:val="00065c9e"/>
    <w:pPr>
      <w:spacing w:before="0" w:after="0"/>
    </w:pPr>
    <w:rPr>
      <w:rFonts w:ascii="Times New Roman" w:hAnsi="Times New Roman" w:cs="Times New Roman"/>
      <w:sz w:val="26"/>
      <w:szCs w:val="26"/>
    </w:rPr>
  </w:style>
  <w:style w:type="paragraph" w:styleId="Annotationtext">
    <w:name w:val="annotation text"/>
    <w:basedOn w:val="Normal"/>
    <w:link w:val="CommentTextChar"/>
    <w:semiHidden/>
    <w:unhideWhenUsed/>
    <w:qFormat/>
    <w:rsid w:val="00065c9e"/>
    <w:pPr/>
    <w:rPr>
      <w:sz w:val="20"/>
      <w:szCs w:val="20"/>
    </w:rPr>
  </w:style>
  <w:style w:type="paragraph" w:styleId="Annotationsubject">
    <w:name w:val="annotation subject"/>
    <w:basedOn w:val="Annotationtext"/>
    <w:link w:val="CommentSubjectChar"/>
    <w:semiHidden/>
    <w:unhideWhenUsed/>
    <w:qFormat/>
    <w:rsid w:val="00065c9e"/>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comments" Target="comments.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Application>LibreOffice/5.4.2.2$Linux_X86_64 LibreOffice_project/40m0$Build-2</Application>
  <Pages>11</Pages>
  <Words>2493</Words>
  <Characters>13901</Characters>
  <CharactersWithSpaces>16323</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2018-02-11T14:07:00Z</dcterms:created>
  <dc:creator>(in alphabetical order) Pratik R. Gupte (1,2), Herbert T. Prins (3), Rob Slotow (4), Maria Thaker (1), Abi T. Vanak (2) et al</dc:creator>
  <dc:description/>
  <dc:language>en-IE</dc:language>
  <cp:lastModifiedBy>Pratik Gupte</cp:lastModifiedBy>
  <dcterms:modified xsi:type="dcterms:W3CDTF">2018-02-14T12:28:38Z</dcterms:modified>
  <cp:revision>20</cp:revision>
  <dc:subject/>
  <dc:title>Elephants shuttle to thermoregulate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