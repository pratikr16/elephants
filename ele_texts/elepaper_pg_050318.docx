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2.png" ContentType="image/png"/>
  <Override PartName="/word/media/image1.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Elephants shuttle to thermoregulate</w:t>
      </w:r>
    </w:p>
    <w:p>
      <w:pPr>
        <w:pStyle w:val="TextBody"/>
        <w:rPr>
          <w:b/>
          <w:b/>
          <w:bCs/>
        </w:rPr>
      </w:pPr>
      <w:r>
        <w:rPr>
          <w:b/>
          <w:bCs/>
        </w:rPr>
        <w:t>Pratik R. Gupte</w:t>
      </w:r>
      <w:r>
        <w:rPr>
          <w:b/>
          <w:bCs/>
          <w:vertAlign w:val="superscript"/>
        </w:rPr>
        <w:t>1,2</w:t>
      </w:r>
      <w:r>
        <w:rPr>
          <w:b/>
          <w:bCs/>
        </w:rPr>
        <w:t>, Herbert T. Prins</w:t>
      </w:r>
      <w:r>
        <w:rPr>
          <w:b/>
          <w:bCs/>
          <w:vertAlign w:val="superscript"/>
        </w:rPr>
        <w:t>3</w:t>
      </w:r>
      <w:r>
        <w:rPr>
          <w:b/>
          <w:bCs/>
        </w:rPr>
        <w:t>, Rob Slotow</w:t>
      </w:r>
      <w:r>
        <w:rPr>
          <w:b/>
          <w:bCs/>
          <w:vertAlign w:val="superscript"/>
        </w:rPr>
        <w:t>4</w:t>
      </w:r>
      <w:r>
        <w:rPr>
          <w:b/>
          <w:bCs/>
        </w:rPr>
        <w:t>, Maria Thaker</w:t>
      </w:r>
      <w:r>
        <w:rPr>
          <w:b/>
          <w:bCs/>
          <w:vertAlign w:val="superscript"/>
        </w:rPr>
        <w:t>1*</w:t>
      </w:r>
      <w:r>
        <w:rPr>
          <w:b/>
          <w:bCs/>
        </w:rPr>
        <w:t>, Abi T. Vanak</w:t>
      </w:r>
      <w:r>
        <w:rPr>
          <w:b/>
          <w:bCs/>
          <w:vertAlign w:val="superscript"/>
        </w:rPr>
        <w:t>2</w:t>
      </w:r>
    </w:p>
    <w:p>
      <w:pPr>
        <w:pStyle w:val="TextBody"/>
        <w:numPr>
          <w:ilvl w:val="0"/>
          <w:numId w:val="2"/>
        </w:numPr>
        <w:rPr/>
      </w:pPr>
      <w:r>
        <w:rPr/>
        <w:t>Centre for Ecological Sciences, Indian Institute of Science, Bangalore, India.</w:t>
      </w:r>
    </w:p>
    <w:p>
      <w:pPr>
        <w:pStyle w:val="TextBody"/>
        <w:numPr>
          <w:ilvl w:val="0"/>
          <w:numId w:val="2"/>
        </w:numPr>
        <w:rPr/>
      </w:pPr>
      <w:r>
        <w:rPr/>
        <w:t>Ashoka Trust for Research in Ecology and the Environment,  Bangalore, India</w:t>
      </w:r>
    </w:p>
    <w:p>
      <w:pPr>
        <w:pStyle w:val="TextBody"/>
        <w:numPr>
          <w:ilvl w:val="0"/>
          <w:numId w:val="2"/>
        </w:numPr>
        <w:rPr/>
      </w:pPr>
      <w:r>
        <w:rPr/>
        <w:t>Wageningen University and Research, Wageningen, The Netherlands.</w:t>
      </w:r>
    </w:p>
    <w:p>
      <w:pPr>
        <w:pStyle w:val="TextBody"/>
        <w:numPr>
          <w:ilvl w:val="0"/>
          <w:numId w:val="2"/>
        </w:numPr>
        <w:rPr/>
      </w:pPr>
      <w:r>
        <w:rPr/>
        <w:t xml:space="preserve">University of Kwa-Zulu Natal, </w:t>
      </w:r>
      <w:r>
        <w:rPr/>
        <w:t xml:space="preserve">Durban, </w:t>
      </w:r>
      <w:r>
        <w:rPr/>
        <w:t>South Africa.</w:t>
      </w:r>
    </w:p>
    <w:p>
      <w:pPr>
        <w:pStyle w:val="TextBody"/>
        <w:rPr/>
      </w:pPr>
      <w:r>
        <w:rPr/>
        <w:t>* Correspondence:</w:t>
      </w:r>
    </w:p>
    <w:p>
      <w:pPr>
        <w:pStyle w:val="TextBody"/>
        <w:rPr/>
      </w:pPr>
      <w:r>
        <w:rPr/>
        <w:t>Maria Thaker</w:t>
      </w:r>
    </w:p>
    <w:p>
      <w:pPr>
        <w:pStyle w:val="TextBody"/>
        <w:rPr/>
      </w:pPr>
      <w:r>
        <w:rPr/>
      </w:r>
    </w:p>
    <w:p>
      <w:pPr>
        <w:pStyle w:val="TextBody"/>
        <w:rPr/>
      </w:pPr>
      <w:r>
        <w:rPr/>
      </w:r>
    </w:p>
    <w:p>
      <w:pPr>
        <w:pStyle w:val="TextBody"/>
        <w:rPr/>
      </w:pPr>
      <w:r>
        <w:rPr/>
        <w:t xml:space="preserve">For Frontiers topic Ecology and behaviour using advanced data-logging and tracking. 350 word abstract, 12,000 words text (max), 15 figs and tables combined (max), supplementary material not encouraged. </w:t>
      </w:r>
    </w:p>
    <w:p>
      <w:pPr>
        <w:pStyle w:val="TextBody"/>
        <w:rPr/>
      </w:pPr>
      <w:r>
        <w:rPr/>
      </w:r>
      <w:r>
        <w:br w:type="page"/>
      </w:r>
    </w:p>
    <w:p>
      <w:pPr>
        <w:pStyle w:val="Heading1"/>
        <w:numPr>
          <w:ilvl w:val="0"/>
          <w:numId w:val="1"/>
        </w:numPr>
        <w:rPr>
          <w:rFonts w:ascii="Times New Roman" w:hAnsi="Times New Roman" w:cs="Times New Roman"/>
          <w:sz w:val="24"/>
          <w:szCs w:val="24"/>
        </w:rPr>
      </w:pPr>
      <w:bookmarkStart w:id="0" w:name="abstract"/>
      <w:bookmarkEnd w:id="0"/>
      <w:r>
        <w:rPr/>
        <w:t xml:space="preserve">Abstract </w:t>
      </w:r>
    </w:p>
    <w:p>
      <w:pPr>
        <w:pStyle w:val="TextBody"/>
        <w:rPr/>
      </w:pPr>
      <w:bookmarkStart w:id="1" w:name="__DdeLink__1462_1190402007"/>
      <w:r>
        <w:rPr/>
        <w:t xml:space="preserve">Overheating is a major concern for large mammals, and </w:t>
      </w:r>
      <w:commentRangeStart w:id="0"/>
      <w:r>
        <w:rPr/>
        <w:t>many species make landscape-scale movements to avoid thermal stress</w:t>
      </w:r>
      <w:r>
        <w:rPr/>
      </w:r>
      <w:commentRangeEnd w:id="0"/>
      <w:r>
        <w:commentReference w:id="0"/>
      </w:r>
      <w:r>
        <w:rPr/>
        <w:commentReference w:id="1"/>
      </w:r>
      <w:r>
        <w:rPr/>
        <w:t xml:space="preserve">. The movements of savanna elephants </w:t>
      </w:r>
      <w:r>
        <w:rPr>
          <w:i/>
          <w:iCs/>
        </w:rPr>
        <w:t>Loxodonta africana</w:t>
      </w:r>
      <w:r>
        <w:rPr/>
        <w:t xml:space="preserve"> have received much attention in the context of water dependence, yet </w:t>
      </w:r>
      <w:commentRangeStart w:id="2"/>
      <w:r>
        <w:rPr/>
        <w:t>temperature</w:t>
      </w:r>
      <w:r>
        <w:rPr/>
      </w:r>
      <w:commentRangeEnd w:id="2"/>
      <w:r>
        <w:commentReference w:id="2"/>
      </w:r>
      <w:r>
        <w:rPr/>
        <w:t xml:space="preserve"> has seldom been invoked to explain them. We tracked 14 herds of elephants in Kruger National Park, South Africa using GPS collars over a period of 02 years. We quantified the extent to which elephants used the landscape in terms of total residence time, first passage time, and number of revisits. Using conservative criteria, we identified habitual water-points and studied elephant movement between successive visits to water. </w:t>
      </w:r>
      <w:commentRangeStart w:id="3"/>
      <w:r>
        <w:rPr/>
        <w:t xml:space="preserve">We found that elephants in Kruger are dependent on water sources, with more short trips away from water in the hot-wet season, and more long-distance forays in the cool-dry season. 80% of elephant movements between water-points are loops, </w:t>
      </w:r>
      <w:r>
        <w:rPr>
          <w:lang w:val="en-US" w:eastAsia="en-US" w:bidi="ar-SA"/>
        </w:rPr>
        <w:t>ie, individuals returning to the water-point of origin.</w:t>
      </w:r>
      <w:r>
        <w:rPr/>
        <w:t xml:space="preserve"> In a 24-hour period, elephants arrive at water-points when temperatures are highest (afternoon), and are farthest away when they are lowest (midnight). Elephant speed is highest when approaching and leaving water, ie, when ambient temperatures are high, </w:t>
      </w:r>
      <w:r>
        <w:rPr/>
      </w:r>
      <w:commentRangeEnd w:id="3"/>
      <w:r>
        <w:commentReference w:id="3"/>
      </w:r>
      <w:r>
        <w:rPr/>
        <w:commentReference w:id="4"/>
      </w:r>
      <w:bookmarkEnd w:id="1"/>
      <w:r>
        <w:rPr/>
        <w:t>which has implications for management decisions that alter water dependence to control their space use in a rapidly warming world.</w:t>
      </w:r>
    </w:p>
    <w:p>
      <w:pPr>
        <w:pStyle w:val="Heading1"/>
        <w:numPr>
          <w:ilvl w:val="0"/>
          <w:numId w:val="1"/>
        </w:numPr>
        <w:rPr>
          <w:sz w:val="24"/>
          <w:szCs w:val="24"/>
        </w:rPr>
      </w:pPr>
      <w:commentRangeStart w:id="5"/>
      <w:r>
        <w:rPr/>
        <w:t>Introduction</w:t>
      </w:r>
      <w:commentRangeEnd w:id="5"/>
      <w:r>
        <w:commentReference w:id="5"/>
      </w:r>
      <w:r>
        <w:rPr/>
      </w:r>
    </w:p>
    <w:p>
      <w:pPr>
        <w:pStyle w:val="TextBody"/>
        <w:rPr/>
      </w:pPr>
      <w:r>
        <w:rPr/>
        <w:t xml:space="preserve">Animals </w:t>
      </w:r>
      <w:ins w:id="0" w:author="pratik gupte" w:date="2018-03-13T14:24:22Z">
        <w:r>
          <w:rPr/>
          <w:t>f</w:t>
        </w:r>
      </w:ins>
      <w:r>
        <w:rPr/>
        <w:t>aced with heat stress thermoregulate by altering their physiology</w:t>
      </w:r>
      <w:bookmarkStart w:id="2" w:name="__UnoMark__1301_1190402007"/>
      <w:bookmarkEnd w:id="2"/>
      <w:r>
        <w:rPr/>
        <w:t xml:space="preserve"> and behaviour </w:t>
      </w:r>
      <w:bookmarkStart w:id="3" w:name="__UnoMark__1234_1190402007"/>
      <w:bookmarkStart w:id="4" w:name="__UnoMark__5398_3185634224"/>
      <w:bookmarkStart w:id="5" w:name="__UnoMark__5246_3185634224"/>
      <w:bookmarkStart w:id="6" w:name="__UnoMark__4708_3185634224"/>
      <w:bookmarkStart w:id="7" w:name="__UnoMark__4851_3185634224"/>
      <w:bookmarkStart w:id="8" w:name="__UnoMark__5003_3185634224"/>
      <w:bookmarkStart w:id="9" w:name="__UnoMark__5190_3185634224"/>
      <w:bookmarkStart w:id="10" w:name="ZOTERO_BREF_tyJiDs50oJAw"/>
      <w:r>
        <w:rPr/>
        <w:t>(Angilletta 2012)</w:t>
      </w:r>
      <w:bookmarkEnd w:id="3"/>
      <w:bookmarkEnd w:id="4"/>
      <w:bookmarkEnd w:id="5"/>
      <w:bookmarkEnd w:id="6"/>
      <w:bookmarkEnd w:id="7"/>
      <w:bookmarkEnd w:id="8"/>
      <w:bookmarkEnd w:id="9"/>
      <w:bookmarkEnd w:id="10"/>
      <w:r>
        <w:rPr/>
        <w:t xml:space="preserve">. Most physiological responses to high temperatures, such as sweating in mammals, rely on water evaporation to transfer heat away from the core-body. Many animals must complement physiological thermoregulation with behavioural mechanisms of losing heat. In general, behavioural responses to overheating involve utilising heat-sinks to which excess body-heat may be transferred. For example, the large ears of savanna elephants </w:t>
      </w:r>
      <w:r>
        <w:rPr>
          <w:i/>
          <w:iCs/>
        </w:rPr>
        <w:t>Loxodonta africana</w:t>
      </w:r>
      <w:r>
        <w:rPr/>
        <w:t xml:space="preserve"> aid in rapid cooling by offering a large surface area that readily loses heat to the environment. Occupying landscape heat-sinks, such as water sources or shade under dense vegetation constitutes another important class of behavioural responses to heat stress. For example, temperate ungulates such as moose </w:t>
      </w:r>
      <w:r>
        <w:rPr>
          <w:i/>
          <w:iCs/>
        </w:rPr>
        <w:t>Alces alces</w:t>
      </w:r>
      <w:r>
        <w:rPr/>
        <w:t xml:space="preserve"> seek refuge from high ambient temperatures in shady forests </w:t>
      </w:r>
      <w:bookmarkStart w:id="11" w:name="__UnoMark__1235_1190402007"/>
      <w:bookmarkStart w:id="12" w:name="__UnoMark__5247_3185634224"/>
      <w:bookmarkStart w:id="13" w:name="__UnoMark__4852_3185634224"/>
      <w:bookmarkStart w:id="14" w:name="__UnoMark__5399_3185634224"/>
      <w:bookmarkStart w:id="15" w:name="ZOTERO_BREF_TXzXZEZeAlWk"/>
      <w:bookmarkStart w:id="16" w:name="__UnoMark__5191_3185634224"/>
      <w:bookmarkStart w:id="17" w:name="__UnoMark__5004_3185634224"/>
      <w:bookmarkStart w:id="18" w:name="__UnoMark__4709_3185634224"/>
      <w:r>
        <w:rPr/>
        <w:t>(Beest et al. 2012)</w:t>
      </w:r>
      <w:bookmarkEnd w:id="11"/>
      <w:bookmarkEnd w:id="12"/>
      <w:bookmarkEnd w:id="13"/>
      <w:bookmarkEnd w:id="14"/>
      <w:bookmarkEnd w:id="15"/>
      <w:bookmarkEnd w:id="16"/>
      <w:bookmarkEnd w:id="17"/>
      <w:bookmarkEnd w:id="18"/>
      <w:r>
        <w:rPr/>
        <w:t xml:space="preserve">, while large tropical herbivores such as Cape buffalo </w:t>
      </w:r>
      <w:r>
        <w:rPr>
          <w:i/>
          <w:iCs/>
        </w:rPr>
        <w:t>Syncerus caffer</w:t>
      </w:r>
      <w:r>
        <w:rPr/>
        <w:t xml:space="preserve"> wallow at water sources to rapidly cool down </w:t>
      </w:r>
      <w:bookmarkStart w:id="19" w:name="__UnoMark__1236_1190402007"/>
      <w:bookmarkStart w:id="20" w:name="__UnoMark__4710_3185634224"/>
      <w:bookmarkStart w:id="21" w:name="__UnoMark__4853_3185634224"/>
      <w:bookmarkStart w:id="22" w:name="__UnoMark__5005_3185634224"/>
      <w:bookmarkStart w:id="23" w:name="ZOTERO_BREF_hvC6MSdhDMko"/>
      <w:bookmarkStart w:id="24" w:name="__UnoMark__5192_3185634224"/>
      <w:bookmarkStart w:id="25" w:name="__UnoMark__5400_3185634224"/>
      <w:bookmarkStart w:id="26" w:name="__UnoMark__5248_3185634224"/>
      <w:r>
        <w:rPr/>
        <w:t>(Bennitt et al. 2014)</w:t>
      </w:r>
      <w:bookmarkEnd w:id="19"/>
      <w:bookmarkEnd w:id="20"/>
      <w:bookmarkEnd w:id="21"/>
      <w:bookmarkEnd w:id="22"/>
      <w:bookmarkEnd w:id="23"/>
      <w:bookmarkEnd w:id="24"/>
      <w:bookmarkEnd w:id="25"/>
      <w:bookmarkEnd w:id="26"/>
      <w:r>
        <w:rPr/>
        <w:t>.</w:t>
      </w:r>
    </w:p>
    <w:p>
      <w:pPr>
        <w:pStyle w:val="TextBody"/>
        <w:rPr/>
      </w:pPr>
      <w:r>
        <w:rPr/>
        <w:t>Animals must balance the energeti</w:t>
      </w:r>
      <w:commentRangeStart w:id="6"/>
      <w:r>
        <w:rPr/>
        <w:t xml:space="preserve">c benefits of occupying thermally milder sites, such as water sources, with the cost of increased competition and predation risk due to aggregation at those sites </w:t>
      </w:r>
      <w:bookmarkStart w:id="27" w:name="__UnoMark__1237_1190402007"/>
      <w:bookmarkStart w:id="28" w:name="__UnoMark__4699_3185634224"/>
      <w:bookmarkStart w:id="29" w:name="ZOTERO_BREF_XrPMCXGYtC3w"/>
      <w:bookmarkStart w:id="30" w:name="__UnoMark__4841_3185634224"/>
      <w:bookmarkStart w:id="31" w:name="__UnoMark__5180_3185634224"/>
      <w:bookmarkStart w:id="32" w:name="__UnoMark__5387_3185634224"/>
      <w:bookmarkStart w:id="33" w:name="__UnoMark__5236_3185634224"/>
      <w:bookmarkStart w:id="34" w:name="__UnoMark__4992_3185634224"/>
      <w:r>
        <w:rPr/>
        <w:t>(Redfern et al. 2003, Cain et al. 2012, Owen-Smith and Goodall 2014)</w:t>
      </w:r>
      <w:bookmarkEnd w:id="27"/>
      <w:bookmarkEnd w:id="28"/>
      <w:bookmarkEnd w:id="29"/>
      <w:bookmarkEnd w:id="30"/>
      <w:bookmarkEnd w:id="31"/>
      <w:bookmarkEnd w:id="32"/>
      <w:bookmarkEnd w:id="33"/>
      <w:bookmarkEnd w:id="34"/>
      <w:r>
        <w:rPr/>
        <w:t xml:space="preserve">.  One solution is for animals to shuttle periodically between such critical resources as water and forage </w:t>
      </w:r>
      <w:bookmarkStart w:id="35" w:name="__UnoMark__1238_1190402007"/>
      <w:bookmarkStart w:id="36" w:name="__UnoMark__5390_3185634224"/>
      <w:bookmarkStart w:id="37" w:name="__UnoMark__4843_3185634224"/>
      <w:bookmarkStart w:id="38" w:name="__UnoMark__5184_3185634224"/>
      <w:bookmarkStart w:id="39" w:name="__UnoMark__4701_3185634224"/>
      <w:bookmarkStart w:id="40" w:name="__UnoMark__5240_3185634224"/>
      <w:bookmarkStart w:id="41" w:name="ZOTERO_BREF_cIWYzuxhmMsW"/>
      <w:bookmarkStart w:id="42" w:name="__UnoMark__4994_3185634224"/>
      <w:r>
        <w:rPr/>
        <w:t>(Giotto et al. 20</w:t>
      </w:r>
      <w:bookmarkStart w:id="43" w:name="__UnoMark__1241_1190402007"/>
      <w:bookmarkStart w:id="44" w:name="__UnoMark__1240_1190402007"/>
      <w:bookmarkStart w:id="45" w:name="__UnoMark__1239_1190402007"/>
      <w:bookmarkStart w:id="46" w:name="ZOTERO_BREF_ERPOOpM8JtZC"/>
      <w:bookmarkStart w:id="47" w:name="__UnoMark__5242_3185634224"/>
      <w:bookmarkStart w:id="48" w:name="__UnoMark__4844_3185634224"/>
      <w:bookmarkStart w:id="49" w:name="ZOTERO_BREF_AuFsqNfYECQL"/>
      <w:bookmarkStart w:id="50" w:name="__UnoMark__5241_3185634224"/>
      <w:bookmarkStart w:id="51" w:name="__UnoMark__5243_3185634224"/>
      <w:bookmarkStart w:id="52" w:name="__UnoMark__4996_3185634224"/>
      <w:bookmarkStart w:id="53" w:name="__UnoMark__4846_3185634224"/>
      <w:bookmarkStart w:id="54" w:name="__UnoMark__4704_3185634224"/>
      <w:bookmarkStart w:id="55" w:name="__UnoMark__4703_3185634224"/>
      <w:bookmarkStart w:id="56" w:name="__UnoMark__4995_3185634224"/>
      <w:bookmarkStart w:id="57" w:name="__UnoMark__4997_3185634224"/>
      <w:bookmarkStart w:id="58" w:name="__UnoMark__5393_3185634224"/>
      <w:bookmarkStart w:id="59" w:name="__UnoMark__5187_3185634224"/>
      <w:bookmarkStart w:id="60" w:name="__UnoMark__5186_3185634224"/>
      <w:bookmarkStart w:id="61" w:name="__UnoMark__4845_3185634224"/>
      <w:bookmarkStart w:id="62" w:name="__UnoMark__5185_3185634224"/>
      <w:bookmarkStart w:id="63" w:name="__UnoMark__4702_3185634224"/>
      <w:bookmarkStart w:id="64" w:name="__UnoMark__5392_3185634224"/>
      <w:bookmarkStart w:id="65" w:name="ZOTERO_BREF_1hYrpAAmcREg"/>
      <w:bookmarkStart w:id="66" w:name="__UnoMark__5391_3185634224"/>
      <w:bookmarkEnd w:id="35"/>
      <w:bookmarkEnd w:id="36"/>
      <w:bookmarkEnd w:id="37"/>
      <w:bookmarkEnd w:id="38"/>
      <w:bookmarkEnd w:id="39"/>
      <w:bookmarkEnd w:id="40"/>
      <w:bookmarkEnd w:id="41"/>
      <w:bookmarkEnd w:id="42"/>
      <w:r>
        <w:rPr/>
        <w:t>1</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Pr/>
        <w:t>5). In general, greater water-dependency and thus more frequent visits to water are expected for larger animals, such as buffalo, which overheat more rapidly (</w:t>
      </w:r>
      <w:bookmarkStart w:id="67" w:name="__UnoMark__1242_1190402007"/>
      <w:bookmarkStart w:id="68" w:name="__UnoMark__5189_3185634224"/>
      <w:bookmarkStart w:id="69" w:name="__UnoMark__5245_3185634224"/>
      <w:bookmarkStart w:id="70" w:name="__UnoMark__5394_3185634224"/>
      <w:bookmarkStart w:id="71" w:name="ZOTERO_BREF_O1QGpvoCTfPQ"/>
      <w:r>
        <w:rPr/>
        <w:t>Angilletta 2012</w:t>
      </w:r>
      <w:bookmarkStart w:id="72" w:name="__UnoMark__5299_3185634224"/>
      <w:bookmarkEnd w:id="67"/>
      <w:bookmarkEnd w:id="68"/>
      <w:bookmarkEnd w:id="69"/>
      <w:bookmarkEnd w:id="70"/>
      <w:bookmarkEnd w:id="71"/>
      <w:bookmarkEnd w:id="72"/>
      <w:r>
        <w:rPr/>
        <w:t>, Cain et al. 2012, Giotto et al. 2015), and studies that directly quantified ambient temperature as a driver of habitat selection and movement have revealed occupancy in</w:t>
      </w:r>
      <w:bookmarkStart w:id="73" w:name="__UnoMark__1243_1190402007"/>
      <w:bookmarkEnd w:id="73"/>
      <w:r>
        <w:rPr/>
        <w:t xml:space="preserve">favour of cooler sites that aid in relieving thermal stress </w:t>
      </w:r>
      <w:bookmarkStart w:id="74" w:name="__UnoMark__1245_1190402007"/>
      <w:bookmarkStart w:id="75" w:name="__UnoMark__1244_1190402007"/>
      <w:bookmarkStart w:id="76" w:name="ZOTERO_BREF_rTcrTzoLN39z"/>
      <w:bookmarkStart w:id="77" w:name="__UnoMark__5397_3185634224"/>
      <w:bookmarkStart w:id="78" w:name="__UnoMark__5238_3185634224"/>
      <w:bookmarkStart w:id="79" w:name="__UnoMark__5182_3185634224"/>
      <w:bookmarkStart w:id="80" w:name="ZOTERO_BREF_SWBeg4EPZz9x"/>
      <w:bookmarkStart w:id="81" w:name="__UnoMark__4850_3185634224"/>
      <w:bookmarkStart w:id="82" w:name="__UnoMark__5000_3185634224"/>
      <w:r>
        <w:rPr/>
        <w:t>(Hetem et al. 2007, 2012)</w:t>
      </w:r>
      <w:bookmarkEnd w:id="74"/>
      <w:bookmarkEnd w:id="75"/>
      <w:bookmarkEnd w:id="76"/>
      <w:bookmarkEnd w:id="77"/>
      <w:bookmarkEnd w:id="78"/>
      <w:bookmarkEnd w:id="79"/>
      <w:bookmarkEnd w:id="80"/>
      <w:bookmarkEnd w:id="81"/>
      <w:bookmarkEnd w:id="82"/>
      <w:r>
        <w:rPr/>
        <w:t xml:space="preserve">. Further, movement variables such as speed and directionality may be affected by environmental conditions such as temperature and photoperiod </w:t>
      </w:r>
      <w:bookmarkStart w:id="83" w:name="__UnoMark__1246_1190402007"/>
      <w:bookmarkStart w:id="84" w:name="__UnoMark__5389_3185634224"/>
      <w:bookmarkStart w:id="85" w:name="__UnoMark__5239_3185634224"/>
      <w:bookmarkStart w:id="86" w:name="__UnoMark__5183_3185634224"/>
      <w:bookmarkStart w:id="87" w:name="ZOTERO_BREF_57BBwybVG2XJ"/>
      <w:bookmarkStart w:id="88" w:name="__UnoMark__5002_3185634224"/>
      <w:r>
        <w:rPr/>
        <w:t>(Schmidt et al. 2016)</w:t>
      </w:r>
      <w:bookmarkEnd w:id="83"/>
      <w:bookmarkEnd w:id="84"/>
      <w:bookmarkEnd w:id="85"/>
      <w:bookmarkEnd w:id="86"/>
      <w:bookmarkEnd w:id="87"/>
      <w:bookmarkEnd w:id="88"/>
      <w:r>
        <w:rPr/>
        <w:t>.</w:t>
      </w:r>
      <w:r>
        <w:rPr/>
      </w:r>
      <w:commentRangeEnd w:id="6"/>
      <w:r>
        <w:commentReference w:id="6"/>
      </w:r>
      <w:r>
        <w:rPr/>
        <w:t xml:space="preserve"> </w:t>
      </w:r>
      <w:r>
        <w:rPr/>
        <w:commentReference w:id="7"/>
      </w:r>
    </w:p>
    <w:p>
      <w:pPr>
        <w:pStyle w:val="TextBody"/>
        <w:rPr/>
      </w:pPr>
      <w:r>
        <w:rPr/>
        <w:t xml:space="preserve">Savanna elephants </w:t>
      </w:r>
      <w:bookmarkStart w:id="89" w:name="_GoBack"/>
      <w:bookmarkEnd w:id="89"/>
      <w:r>
        <w:rPr/>
        <w:t xml:space="preserve">Loxodonta africana in southern Africa are an excellent study system to investigate the effect of temperature on movement strategies in relation to water. Elephants are unable to sweat, and are susceptible to heat stress (ref). In addition to deploying behavioural mechanisms such as ear-flapping, savanna elephants select for thermally stable landscapes (Expand the previous point with the example from papers 10 or 11.) (Johnson et al. 2002, Kinahan et al. 2007). Further, elephants regularly return to water sources to drink (Valls Fox 2015), an observation that has motivated the management practice of  restricting elephant space use by limiting the distribution of water sources (Redfern 2012). Elephants are reported to move faster and consequently travel farther in hot-dry seasons in Namibia and Zimbabwe (Leggett 2010, Valls Fox 2015), suggesting a direct effect of temperature on movement speed. Kruger experiences a contrasting and atypical combination of </w:t>
      </w:r>
      <w:commentRangeStart w:id="8"/>
      <w:r>
        <w:rPr/>
        <w:t>hot-wet and cool-dry seasons</w:t>
      </w:r>
      <w:r>
        <w:rPr/>
      </w:r>
      <w:commentRangeEnd w:id="8"/>
      <w:r>
        <w:commentReference w:id="8"/>
      </w:r>
      <w:r>
        <w:rPr/>
        <w:t xml:space="preserve">, allowing the effect of decreased water provisioning to be decoupled from that of increased temperature. </w:t>
      </w:r>
      <w:commentRangeStart w:id="9"/>
      <w:r>
        <w:rPr/>
        <w:t>Here, we first test whether in-built temperature sensors (hereafter thermochrons) accurately report the thermal landscape of elephants, and then proceed to characterise elephant movement in relation to water sources and ambient temperature.</w:t>
      </w:r>
      <w:commentRangeEnd w:id="9"/>
      <w:r>
        <w:commentReference w:id="9"/>
      </w:r>
      <w:r>
        <w:rPr/>
      </w:r>
    </w:p>
    <w:p>
      <w:pPr>
        <w:pStyle w:val="Heading1"/>
        <w:numPr>
          <w:ilvl w:val="0"/>
          <w:numId w:val="1"/>
        </w:numPr>
        <w:rPr>
          <w:rFonts w:ascii="Times New Roman" w:hAnsi="Times New Roman" w:cs="Times New Roman"/>
          <w:sz w:val="24"/>
          <w:szCs w:val="24"/>
        </w:rPr>
      </w:pPr>
      <w:bookmarkStart w:id="90" w:name="methods"/>
      <w:bookmarkEnd w:id="90"/>
      <w:r>
        <w:rPr/>
        <w:t>Methods</w:t>
      </w:r>
    </w:p>
    <w:p>
      <w:pPr>
        <w:pStyle w:val="TextBody"/>
        <w:rPr/>
      </w:pPr>
      <w:r>
        <w:rPr/>
        <w:t xml:space="preserve">The study was conducted in </w:t>
      </w:r>
      <w:commentRangeStart w:id="10"/>
      <w:r>
        <w:rPr/>
        <w:t>Kruger National Park</w:t>
      </w:r>
      <w:r>
        <w:rPr/>
      </w:r>
      <w:commentRangeEnd w:id="10"/>
      <w:r>
        <w:commentReference w:id="10"/>
      </w:r>
      <w:r>
        <w:rPr/>
        <w:t xml:space="preserve">…, where we have had 1? female African elephants fitted with GPS logger-transmitter collars since 200?. Details of the capture and collaring of these elephants can be found in xxx. Transmitters were set to record the location of the animal every 30 min, as well as the temperature at the location. </w:t>
      </w:r>
      <w:commentRangeStart w:id="11"/>
      <w:r>
        <w:rPr/>
        <w:t xml:space="preserve">-hourly positions of individual (n = 14) free-ranging female African elephants previously fitted with GPS logger-transmitter collars [cite + collar manufacture + weight]; each was from a different herd in Kruger National Park, South Africa (24°S, 31.5°E). </w:t>
      </w:r>
      <w:r>
        <w:rPr/>
      </w:r>
      <w:commentRangeEnd w:id="11"/>
      <w:r>
        <w:commentReference w:id="11"/>
      </w:r>
      <w:r>
        <w:rPr/>
        <w:t>For this analysis, we selected location and temperature data from 14 females from different herds that were tracked for on average 637 days (range: 436 – 731) between August 2007 and August 2009 (see figure 1b &amp; electronic supplementary material figure S1). To relate elephant movement to their landscape, we gathered shapefiles of the courses of park rivers, and the locations of active park waterholes.</w:t>
      </w:r>
    </w:p>
    <w:p>
      <w:pPr>
        <w:pStyle w:val="TextBody"/>
        <w:rPr/>
      </w:pPr>
      <w:r>
        <w:rPr/>
        <w:t xml:space="preserve">Collar-borne thermochrons reported temperature data (hereon elephant temperature) at each position fix. We first verified that thermochrons accurately reflect the thermal environment of elephants, </w:t>
      </w:r>
      <w:commentRangeStart w:id="12"/>
      <w:r>
        <w:rPr/>
        <w:t>by comparing the ambient temperature from Skukuza weather station (24.98°S, 31.5°E), and tested the hourly correlation of ambient temperatures with elephant temperatures.</w:t>
      </w:r>
      <w:commentRangeEnd w:id="12"/>
      <w:r>
        <w:commentReference w:id="12"/>
      </w:r>
      <w:r>
        <w:rPr/>
      </w:r>
    </w:p>
    <w:p>
      <w:pPr>
        <w:pStyle w:val="TextBody"/>
        <w:rPr/>
      </w:pPr>
      <w:commentRangeStart w:id="13"/>
      <w:r>
        <w:rPr/>
        <w:t xml:space="preserve">We calculated the first passage time through (FPT 200), total time spent within (residence time), and the number of revisits within a 200m radius of each relocation, and sought to identify habitual water points. </w:t>
      </w:r>
      <w:r>
        <w:rPr/>
      </w:r>
      <w:commentRangeEnd w:id="13"/>
      <w:r>
        <w:commentReference w:id="13"/>
      </w:r>
      <w:r>
        <w:rPr/>
        <w:t>We then identified track segments between each visit to water points and characterised the frequency of visits, and, the temperature, speed, and distance to the nearest water source throughout a subset of 24 hour tracks. Finally, we used a mixed additive model to test whether elephants moved faster at higher temperatures.</w:t>
      </w:r>
    </w:p>
    <w:p>
      <w:pPr>
        <w:pStyle w:val="Heading1"/>
        <w:numPr>
          <w:ilvl w:val="0"/>
          <w:numId w:val="1"/>
        </w:numPr>
        <w:rPr>
          <w:rFonts w:ascii="Times New Roman" w:hAnsi="Times New Roman" w:cs="Times New Roman"/>
          <w:sz w:val="24"/>
          <w:szCs w:val="24"/>
        </w:rPr>
      </w:pPr>
      <w:bookmarkStart w:id="91" w:name="results"/>
      <w:bookmarkEnd w:id="91"/>
      <w:r>
        <w:rPr/>
        <w:t>Results</w:t>
      </w:r>
    </w:p>
    <w:p>
      <w:pPr>
        <w:pStyle w:val="Heading2"/>
        <w:numPr>
          <w:ilvl w:val="1"/>
          <w:numId w:val="1"/>
        </w:numPr>
        <w:rPr>
          <w:rFonts w:ascii="Times New Roman" w:hAnsi="Times New Roman" w:cs="Times New Roman"/>
          <w:sz w:val="24"/>
          <w:szCs w:val="24"/>
        </w:rPr>
      </w:pPr>
      <w:bookmarkStart w:id="92" w:name="elephant-movement-temperature"/>
      <w:bookmarkEnd w:id="92"/>
      <w:r>
        <w:rPr/>
        <w:t>Elephant movement &amp; temperature</w:t>
      </w:r>
    </w:p>
    <w:p>
      <w:pPr>
        <w:pStyle w:val="TextBody"/>
        <w:rPr/>
      </w:pPr>
      <w:r>
        <w:rPr/>
        <w:t>Elephants ranged on average 4005 km (range: 1854 km – 7074 km) across southern Kruger over the tracking period (figure 1), covering 7.2 km per day (range: 5 km – 9.9 km) at a speed of 398 m/hr (range: 304 m/hr – 470 m/hr); logger fixes placed them within 500m of water 12% (range: 6% – 21%) and 11% (range: 3% – 17%) of the time in the cool-dry and hot-wet seasons respectively.</w:t>
      </w:r>
    </w:p>
    <w:p>
      <w:pPr>
        <w:pStyle w:val="TextBody"/>
        <w:rPr/>
      </w:pPr>
      <w:r>
        <w:rPr/>
        <w:t>Collar thermochrons reported identical mean daily temperatures of 27.68°C (range: 6°C – 47°C) and 27.62°C (range: 7°C – 44°C) in the cool-dry and hot-wet seasons. Thermochron data from 3 elephants logged within 10km of Skukuza were well correlated with temperatures from the weather station in both seasons (mean hourly correlation: cool-dry = 0.77, hot-wet: 0.81), with all hourly correlations ⪆ 0.6.</w:t>
      </w:r>
    </w:p>
    <w:p>
      <w:pPr>
        <w:pStyle w:val="Heading2"/>
        <w:numPr>
          <w:ilvl w:val="1"/>
          <w:numId w:val="1"/>
        </w:numPr>
        <w:rPr>
          <w:rFonts w:ascii="Times New Roman" w:hAnsi="Times New Roman" w:cs="Times New Roman"/>
          <w:sz w:val="24"/>
          <w:szCs w:val="24"/>
        </w:rPr>
      </w:pPr>
      <w:bookmarkStart w:id="93" w:name="visits-to-water"/>
      <w:bookmarkEnd w:id="93"/>
      <w:r>
        <w:rPr/>
        <w:t>Visits to water</w:t>
      </w:r>
    </w:p>
    <w:p>
      <w:pPr>
        <w:pStyle w:val="TextBody"/>
        <w:rPr/>
      </w:pPr>
      <w:r>
        <w:rPr/>
        <w:t>Elephants ventured beyond 200m of a relocation after 2.5 hours (range: 0.02 hours – 10 hours) on their first visit, returning to this zone 5 times (range: never – 86 times), and spent on average 8.65 hours (range: 0.02 – 55 hours) around each point. Using a combination of conservative levels of residence time (&gt; 10 hours) and the number of revisits (&gt; 10 times) 12,106 (38%) of 32,183 relocations within 500m of water sources were identified as habitual water points.</w:t>
      </w:r>
    </w:p>
    <w:p>
      <w:pPr>
        <w:pStyle w:val="TextBody"/>
        <w:rPr/>
      </w:pPr>
      <w:r>
        <w:rPr/>
        <w:t>Segments between water points frequently took the form of loops (figures 1c, 2a), with elephants returning to within 500m of their start location in ≈ 80% of cases in both seasons (electronic supplementary material table S1). The interval of visits to water points had a multi-modal distribution, and 653 (5%) segments had a water-visit interval between 12 – 24 hours (figure 2a).</w:t>
      </w:r>
    </w:p>
    <w:p>
      <w:pPr>
        <w:pStyle w:val="TextBody"/>
        <w:rPr/>
      </w:pPr>
      <w:r>
        <w:rPr/>
        <w:t>Elephants in these sub-24 segments moved away from water as temperatures dropped, and reversed this trend as temperatures rose (figure 2b, c). Elephant speed was highest in the initial and final fifths of a segment. An effect of season was also apparent, with elephants experiencing higher temperatures, moving further away from water, and travelling faster in the hot-wet season (figure 2).</w:t>
      </w:r>
    </w:p>
    <w:p>
      <w:pPr>
        <w:pStyle w:val="TextBody"/>
        <w:rPr/>
      </w:pPr>
      <w:r>
        <w:rPr/>
        <w:t>Elephant temperature was found to be a significant predictor of speed (Χ2 = 4668, p &lt; 0.01); elephants moved faster in the hot-wet season (Χ2 = 361, p &lt; 0.01) but more slowly in denser woodland (Χ2 = 2347, p &lt; 0.01).</w:t>
      </w:r>
    </w:p>
    <w:p>
      <w:pPr>
        <w:pStyle w:val="Heading2"/>
        <w:numPr>
          <w:ilvl w:val="1"/>
          <w:numId w:val="1"/>
        </w:numPr>
        <w:rPr>
          <w:rFonts w:ascii="Times New Roman" w:hAnsi="Times New Roman" w:cs="Times New Roman"/>
          <w:sz w:val="24"/>
          <w:szCs w:val="24"/>
        </w:rPr>
      </w:pPr>
      <w:bookmarkStart w:id="94" w:name="discussion"/>
      <w:bookmarkEnd w:id="94"/>
      <w:r>
        <w:rPr/>
        <w:t>Discussion</w:t>
      </w:r>
    </w:p>
    <w:p>
      <w:pPr>
        <w:pStyle w:val="TextBody"/>
        <w:rPr/>
      </w:pPr>
      <w:r>
        <w:rPr/>
        <w:t>Our results show that thermochron temperature data are highly correlated with weather station data, and can be safely used as animal ambient temperature. Elephants make frequent visits to water sources, with most tracks between water points looping back to where they began. Elephants reach their maximum displacement from water along loops when temperatures are lowest, and begin to head back to water as temperatures rise. Elephants shuttle to and from water, with the highest speeds observed in the initial and final stages of track, i.e., near water. Temperature likely mediates elephant movement in the landscape, with elephants moving faster at higher temperatures.</w:t>
      </w:r>
    </w:p>
    <w:p>
      <w:pPr>
        <w:pStyle w:val="Heading2"/>
        <w:numPr>
          <w:ilvl w:val="1"/>
          <w:numId w:val="1"/>
        </w:numPr>
        <w:rPr>
          <w:rFonts w:ascii="Times New Roman" w:hAnsi="Times New Roman" w:cs="Times New Roman"/>
          <w:sz w:val="24"/>
          <w:szCs w:val="24"/>
        </w:rPr>
      </w:pPr>
      <w:bookmarkStart w:id="95" w:name="accuracy-of-thermochrons"/>
      <w:bookmarkEnd w:id="95"/>
      <w:r>
        <w:rPr/>
        <w:t>Accuracy of thermochrons</w:t>
      </w:r>
    </w:p>
    <w:p>
      <w:pPr>
        <w:pStyle w:val="TextBody"/>
        <w:rPr/>
      </w:pPr>
      <w:r>
        <w:rPr/>
        <w:t>Collar-borne thermochrons are a standard feature of a number of modern GPS transmitters. Despite reporting temperatures that are a combination of ambient values, animal skin surface temperature, and heat from the operation of on-board electronics, thermochrons report the thermal landscape in which they are deployed with accuracy comparable to that of black-globes, currently the most accurate external loggers available (Hetem et al. 2007). They possess the advantage of not requiring additional integration or calibration. Our results relating movement to thermochron data also support the position that external loggers are sufficient to study the physiological basis of movement.</w:t>
      </w:r>
    </w:p>
    <w:p>
      <w:pPr>
        <w:pStyle w:val="Heading2"/>
        <w:numPr>
          <w:ilvl w:val="1"/>
          <w:numId w:val="1"/>
        </w:numPr>
        <w:rPr>
          <w:rFonts w:ascii="Times New Roman" w:hAnsi="Times New Roman" w:cs="Times New Roman"/>
          <w:sz w:val="24"/>
          <w:szCs w:val="24"/>
        </w:rPr>
      </w:pPr>
      <w:bookmarkStart w:id="96" w:name="elephant-movements-to-water"/>
      <w:bookmarkEnd w:id="96"/>
      <w:r>
        <w:rPr/>
        <w:t>Elephant movements to water</w:t>
      </w:r>
    </w:p>
    <w:p>
      <w:pPr>
        <w:pStyle w:val="TextBody"/>
        <w:rPr/>
      </w:pPr>
      <w:r>
        <w:rPr/>
        <w:t xml:space="preserve">Kruger elephants are faithful to habitual water points to which they periodically return, similar to findings from a more arid system in Zimbabwe </w:t>
      </w:r>
      <w:bookmarkStart w:id="97" w:name="__UnoMark__1247_1190402007"/>
      <w:bookmarkStart w:id="98" w:name="__UnoMark__5249_3185634224"/>
      <w:bookmarkStart w:id="99" w:name="ZOTERO_BREF_Yz2Eg6rgdk4i"/>
      <w:bookmarkStart w:id="100" w:name="__UnoMark__4711_3185634224"/>
      <w:bookmarkStart w:id="101" w:name="__UnoMark__4854_3185634224"/>
      <w:bookmarkStart w:id="102" w:name="__UnoMark__5006_3185634224"/>
      <w:bookmarkStart w:id="103" w:name="__UnoMark__5193_3185634224"/>
      <w:bookmarkStart w:id="104" w:name="__UnoMark__5401_3185634224"/>
      <w:r>
        <w:rPr/>
        <w:t>(Valls Fox 2015)</w:t>
      </w:r>
      <w:bookmarkEnd w:id="97"/>
      <w:bookmarkEnd w:id="98"/>
      <w:bookmarkEnd w:id="99"/>
      <w:bookmarkEnd w:id="100"/>
      <w:bookmarkEnd w:id="101"/>
      <w:bookmarkEnd w:id="102"/>
      <w:bookmarkEnd w:id="103"/>
      <w:bookmarkEnd w:id="104"/>
      <w:r>
        <w:rPr/>
        <w:t xml:space="preserve">. However, multi-modality in the visit interval distribution, with peaks at 12-hour multiples, is contrary to previous findings of a Poisson distribution of visit intervals </w:t>
      </w:r>
      <w:bookmarkStart w:id="105" w:name="__UnoMark__1248_1190402007"/>
      <w:bookmarkStart w:id="106" w:name="__UnoMark__5007_3185634224"/>
      <w:bookmarkStart w:id="107" w:name="__UnoMark__4855_3185634224"/>
      <w:bookmarkStart w:id="108" w:name="__UnoMark__5402_3185634224"/>
      <w:bookmarkStart w:id="109" w:name="__UnoMark__4712_3185634224"/>
      <w:bookmarkStart w:id="110" w:name="__UnoMark__5194_3185634224"/>
      <w:bookmarkStart w:id="111" w:name="ZOTERO_BREF_kYuu93dDcoz4"/>
      <w:bookmarkStart w:id="112" w:name="__UnoMark__5250_3185634224"/>
      <w:r>
        <w:rPr/>
        <w:t>(Purdon and Aarde 2017)</w:t>
      </w:r>
      <w:bookmarkEnd w:id="105"/>
      <w:bookmarkEnd w:id="106"/>
      <w:bookmarkEnd w:id="107"/>
      <w:bookmarkEnd w:id="108"/>
      <w:bookmarkEnd w:id="109"/>
      <w:bookmarkEnd w:id="110"/>
      <w:bookmarkEnd w:id="111"/>
      <w:bookmarkEnd w:id="112"/>
      <w:r>
        <w:rPr/>
        <w:t xml:space="preserve">. Long trips between water are less common in the hot-wet season, when ephemeral water sources are likely more abundant, indicating that elephants probably prefer to use known water sources rather than incur greater travel costs exploring the landscape for new water points. The two halves of elephant shuttling to and from water may be driven by distinct yet related phenomena. As temperatures rise, elephants likely rush towards water to cool down, where they are joined by other megafauna </w:t>
      </w:r>
      <w:bookmarkStart w:id="113" w:name="__UnoMark__1249_1190402007"/>
      <w:bookmarkStart w:id="114" w:name="ZOTERO_BREF_qyduoFzijnDr"/>
      <w:bookmarkStart w:id="115" w:name="__UnoMark__5403_3185634224"/>
      <w:bookmarkStart w:id="116" w:name="__UnoMark__4713_3185634224"/>
      <w:bookmarkStart w:id="117" w:name="__UnoMark__5008_3185634224"/>
      <w:bookmarkStart w:id="118" w:name="__UnoMark__4856_3185634224"/>
      <w:bookmarkStart w:id="119" w:name="__UnoMark__5195_3185634224"/>
      <w:bookmarkStart w:id="120" w:name="__UnoMark__5251_3185634224"/>
      <w:r>
        <w:rPr/>
        <w:t>(Hirst 1975)</w:t>
      </w:r>
      <w:bookmarkEnd w:id="113"/>
      <w:bookmarkEnd w:id="114"/>
      <w:bookmarkEnd w:id="115"/>
      <w:bookmarkEnd w:id="116"/>
      <w:bookmarkEnd w:id="117"/>
      <w:bookmarkEnd w:id="118"/>
      <w:bookmarkEnd w:id="119"/>
      <w:bookmarkEnd w:id="120"/>
      <w:r>
        <w:rPr/>
        <w:t xml:space="preserve"> Bennitt et al. 2014). The resulting pressure on resources, increased competition, and higher predation risk for young calves may drive elephant herds to move quickly back to more suitable sites farther from water </w:t>
      </w:r>
      <w:bookmarkStart w:id="121" w:name="__UnoMark__1250_1190402007"/>
      <w:bookmarkStart w:id="122" w:name="__UnoMark__4715_3185634224"/>
      <w:bookmarkStart w:id="123" w:name="__UnoMark__5405_3185634224"/>
      <w:bookmarkStart w:id="124" w:name="__UnoMark__5197_3185634224"/>
      <w:bookmarkStart w:id="125" w:name="ZOTERO_BREF_2WhRTzNCt7rM"/>
      <w:bookmarkStart w:id="126" w:name="__UnoMark__4858_3185634224"/>
      <w:bookmarkStart w:id="127" w:name="__UnoMark__5010_3185634224"/>
      <w:bookmarkStart w:id="128" w:name="__UnoMark__5253_3185634224"/>
      <w:bookmarkStart w:id="129" w:name="__UnoMark__1252_1190402007"/>
      <w:bookmarkStart w:id="130" w:name="__UnoMark__1251_1190402007"/>
      <w:bookmarkStart w:id="131" w:name="__UnoMark__5252_3185634224"/>
      <w:bookmarkStart w:id="132" w:name="ZOTERO_BREF_RV3dkN4mEJe4"/>
      <w:bookmarkStart w:id="133" w:name="__UnoMark__4714_3185634224"/>
      <w:bookmarkStart w:id="134" w:name="__UnoMark__4857_3185634224"/>
      <w:bookmarkStart w:id="135" w:name="__UnoMark__5009_3185634224"/>
      <w:bookmarkStart w:id="136" w:name="__UnoMark__5196_3185634224"/>
      <w:bookmarkStart w:id="137" w:name="__UnoMark__5404_3185634224"/>
      <w:bookmarkStart w:id="138" w:name="__UnoMark__5254_3185634224"/>
      <w:bookmarkStart w:id="139" w:name="__UnoMark__4859_3185634224"/>
      <w:bookmarkStart w:id="140" w:name="__UnoMark__5011_3185634224"/>
      <w:bookmarkStart w:id="141" w:name="ZOTERO_BREF_3tSzxwrDyISC"/>
      <w:bookmarkStart w:id="142" w:name="__UnoMark__4716_3185634224"/>
      <w:bookmarkStart w:id="143" w:name="__UnoMark__5198_3185634224"/>
      <w:bookmarkStart w:id="144" w:name="__UnoMark__5406_3185634224"/>
      <w:r>
        <w:rPr/>
        <w:t>(Valls Fox 2015)</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Pr/>
        <w:t>. Elephants, moving faster at higher temperatures, cover more ground in the hot-wet season, suggesting that they can successfully travel to and occupy areas farther from water sources than currently thought. This has implications for management policies seeking to control elephant space use by altering the distribution of water sources.</w:t>
      </w:r>
    </w:p>
    <w:p>
      <w:pPr>
        <w:pStyle w:val="TextBody"/>
        <w:rPr>
          <w:rFonts w:ascii="Times New Roman" w:hAnsi="Times New Roman" w:cs="Times New Roman"/>
          <w:sz w:val="24"/>
          <w:szCs w:val="24"/>
        </w:rPr>
      </w:pPr>
      <w:bookmarkStart w:id="145" w:name="references"/>
      <w:bookmarkEnd w:id="145"/>
      <w:r>
        <w:rPr/>
        <w:t>References</w:t>
      </w:r>
    </w:p>
    <w:p>
      <w:pPr>
        <w:pStyle w:val="TextBody"/>
        <w:rPr/>
      </w:pPr>
      <w:bookmarkStart w:id="146" w:name="__UnoMark__5407_3185634224"/>
      <w:bookmarkStart w:id="147" w:name="__UnoMark__5255_3185634224"/>
      <w:bookmarkStart w:id="148" w:name="__UnoMark__5199_3185634224"/>
      <w:bookmarkStart w:id="149" w:name="__UnoMark__5012_3185634224"/>
      <w:bookmarkStart w:id="150" w:name="__UnoMark__4860_3185634224"/>
      <w:bookmarkStart w:id="151" w:name="__UnoMark__4717_3185634224"/>
      <w:bookmarkEnd w:id="146"/>
      <w:bookmarkEnd w:id="147"/>
      <w:bookmarkEnd w:id="148"/>
      <w:bookmarkEnd w:id="149"/>
      <w:bookmarkEnd w:id="150"/>
      <w:bookmarkEnd w:id="151"/>
      <w:r>
        <w:rPr/>
        <w:t>Angilletta, M. J. 2012. Thermoregulation in animals. Oxford University Press.</w:t>
      </w:r>
    </w:p>
    <w:p>
      <w:pPr>
        <w:pStyle w:val="TextBody"/>
        <w:rPr/>
      </w:pPr>
      <w:r>
        <w:rPr/>
        <w:t>Beest, F. M. van, B. V. Moorter, and J. M. Milner. 2012. Temperature-mediated habitat use and selection by a heat-sensitive northern ungulate. Animal Behaviour 84:723–735.</w:t>
      </w:r>
    </w:p>
    <w:p>
      <w:pPr>
        <w:pStyle w:val="TextBody"/>
        <w:rPr/>
      </w:pPr>
      <w:r>
        <w:rPr/>
        <w:t>Bennitt, E., M. C. Bonyongo, and S. Harris. 2014. Habitat Selection by African Buffalo (Syncerus caffer) in Response to Landscape-Level Fluctuations in Water Availability on Two Temporal Scales. PLOS ONE 9:1–14.</w:t>
      </w:r>
    </w:p>
    <w:p>
      <w:pPr>
        <w:pStyle w:val="TextBody"/>
        <w:rPr/>
      </w:pPr>
      <w:r>
        <w:rPr/>
        <w:t>Cain, J. W., N. Owen-Smith, and V. A. Macandza. 2012. The costs of drinking: comparative water dependency of sable antelope and zebra. Journal of Zoology 286:58–67.</w:t>
      </w:r>
    </w:p>
    <w:p>
      <w:pPr>
        <w:pStyle w:val="TextBody"/>
        <w:rPr/>
      </w:pPr>
      <w:r>
        <w:rPr/>
        <w:t>Giotto, N., J.-F. Gerard, A. Ziv, A. Bouskila, and S. Bar-David. 2015. Space-Use Patterns of the Asiatic Wild Ass (Equus hemionus): Complementary Insights from Displacement, Recursion Movement and Habitat Selection Analyses. PLOS ONE 10:1–21.</w:t>
      </w:r>
    </w:p>
    <w:p>
      <w:pPr>
        <w:pStyle w:val="TextBody"/>
        <w:rPr/>
      </w:pPr>
      <w:r>
        <w:rPr/>
        <w:t>Hetem, R. S., S. K. Maloney, A. Fuller, L. C. R. Meyer, and D. Mitchell. 2007. Validation of a biotelemetric technique, using ambulatory miniature black globe thermometers, to quantify thermoregulatory behaviour in ungulates. Journal of Experimental Zoology Part A: Ecological Genetics and Physiology 307A:342–356.</w:t>
      </w:r>
    </w:p>
    <w:p>
      <w:pPr>
        <w:pStyle w:val="TextBody"/>
        <w:rPr/>
      </w:pPr>
      <w:r>
        <w:rPr/>
        <w:t>Hetem, R. S., W. M. Strauss, L. G. Fick, S. K. Maloney, L. C. R. Meyer, M. Shobrak, A. Fuller, and D. Mitchell. 2012. Activity re-assignment and microclimate selection of free-living Arabian oryx: responses that could minimise the effects of climate change on homeostasis? Zoology 115:411–416.</w:t>
      </w:r>
    </w:p>
    <w:p>
      <w:pPr>
        <w:pStyle w:val="TextBody"/>
        <w:rPr/>
      </w:pPr>
      <w:r>
        <w:rPr/>
        <w:t>Hirst, S. M. 1975. Ungulate-Habitat Relationships in a South African Woodland/Savanna Ecosystem. Wildlife Monographs:3–60.</w:t>
      </w:r>
    </w:p>
    <w:p>
      <w:pPr>
        <w:pStyle w:val="TextBody"/>
        <w:rPr/>
      </w:pPr>
      <w:r>
        <w:rPr/>
        <w:t>Owen-Smith, N., and V. Goodall. 2014. Coping with savanna seasonality: comparative daily activity patterns of African ungulates as revealed by GPS telemetry. Journal of Zoology 293:181–191.</w:t>
      </w:r>
    </w:p>
    <w:p>
      <w:pPr>
        <w:pStyle w:val="TextBody"/>
        <w:rPr/>
      </w:pPr>
      <w:r>
        <w:rPr/>
        <w:t>Purdon, A., and R. J. van Aarde. 2017. Water provisioning in Kruger National Park alters elephant spatial utilisation patterns. Journal of Arid Environments 141:45–51.</w:t>
      </w:r>
    </w:p>
    <w:p>
      <w:pPr>
        <w:pStyle w:val="TextBody"/>
        <w:rPr/>
      </w:pPr>
      <w:r>
        <w:rPr/>
        <w:t>Redfern, J. V., R. Grant, H. Biggs, and W. M. Getz. 2003. Surface-water Constraints On Herbivore Foraging In The Kruger National Park, South Africa. Ecology 84:2092–2107.</w:t>
      </w:r>
    </w:p>
    <w:p>
      <w:pPr>
        <w:pStyle w:val="TextBody"/>
        <w:rPr/>
      </w:pPr>
      <w:r>
        <w:rPr/>
        <w:t>Schmidt, N. M., F. M. van Beest, J. B. Mosbacher, M. Stelvig, L. H. Hansen, J. Nabe-Nielsen, and C. Grøndahl. 2016. Ungulate movement in an extreme seasonal environment: year-round movement patterns of high-arctic muskoxen. Wildlife Biology 22:253–267.</w:t>
      </w:r>
    </w:p>
    <w:p>
      <w:pPr>
        <w:pStyle w:val="TextBody"/>
        <w:rPr/>
      </w:pPr>
      <w:bookmarkStart w:id="152" w:name="__UnoMark__1253_1190402007"/>
      <w:bookmarkStart w:id="153" w:name="ZOTERO_BREF_6IIPOBqQtbz3"/>
      <w:bookmarkEnd w:id="152"/>
      <w:bookmarkEnd w:id="153"/>
      <w:r>
        <w:rPr/>
        <w:t>Valls Fox, H. 2015. To drink or not to drink? The influence of resource availability on elephant foraging and habitat selection in a semi-arid savanna.</w:t>
      </w:r>
    </w:p>
    <w:p>
      <w:pPr>
        <w:pStyle w:val="TextBody"/>
        <w:rPr/>
      </w:pPr>
      <w:r>
        <w:rPr/>
      </w:r>
    </w:p>
    <w:p>
      <w:pPr>
        <w:pStyle w:val="TextBody"/>
        <w:rPr/>
      </w:pPr>
      <w:r>
        <w:rPr/>
      </w:r>
    </w:p>
    <w:p>
      <w:pPr>
        <w:pStyle w:val="TextBody"/>
        <w:rPr/>
      </w:pPr>
      <w:r>
        <w:rPr/>
      </w:r>
    </w:p>
    <w:p>
      <w:pPr>
        <w:pStyle w:val="TextBody"/>
        <w:rPr/>
      </w:pPr>
      <w:r>
        <w:rPr/>
      </w:r>
      <w:r>
        <w:br w:type="page"/>
      </w:r>
    </w:p>
    <w:p>
      <w:pPr>
        <w:pStyle w:val="TextBody"/>
        <w:rPr>
          <w:rFonts w:ascii="Times New Roman" w:hAnsi="Times New Roman" w:cs="Times New Roman"/>
          <w:sz w:val="24"/>
          <w:szCs w:val="24"/>
        </w:rPr>
      </w:pPr>
      <w:r>
        <w:rPr/>
        <w:t>Figures</w:t>
      </w:r>
    </w:p>
    <w:p>
      <w:pPr>
        <w:pStyle w:val="TextBody"/>
        <w:rPr>
          <w:sz w:val="24"/>
          <w:szCs w:val="24"/>
        </w:rPr>
      </w:pPr>
      <w:r>
        <w:rPr/>
        <w:drawing>
          <wp:inline distT="0" distB="0" distL="0" distR="0">
            <wp:extent cx="5486400" cy="2743200"/>
            <wp:effectExtent l="0" t="0" r="0" b="0"/>
            <wp:docPr id="1" name="Picture" descr="Figure 1. (a) Study site in Kruger National Park, South Africa (red star), showing (b) park boundary (dashed grey line), weather station at Skukuza (red star), major rivers (solid blue lines), open waterholes (blue dots), and raw elephant tracks (coloured lines, n = 14). (c) Inset showing identified 24-hour looping behaviour centred on water sources (blue dots and lines), coloured by elephant shown (see labels, n = 3), with remaining tracks in the background (grey lines). 500m riparian zone along rivers is shaded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a) Study site in Kruger National Park, South Africa (red star), showing (b) park boundary (dashed grey line), weather station at Skukuza (red star), major rivers (solid blue lines), open waterholes (blue dots), and raw elephant tracks (coloured lines, n = 14). (c) Inset showing identified 24-hour looping behaviour centred on water sources (blue dots and lines), coloured by elephant shown (see labels, n = 3), with remaining tracks in the background (grey lines). 500m riparian zone along rivers is shaded green."/>
                    <pic:cNvPicPr>
                      <a:picLocks noChangeAspect="1" noChangeArrowheads="1"/>
                    </pic:cNvPicPr>
                  </pic:nvPicPr>
                  <pic:blipFill>
                    <a:blip r:embed="rId2"/>
                    <a:stretch>
                      <a:fillRect/>
                    </a:stretch>
                  </pic:blipFill>
                  <pic:spPr bwMode="auto">
                    <a:xfrm>
                      <a:off x="0" y="0"/>
                      <a:ext cx="5486400" cy="2743200"/>
                    </a:xfrm>
                    <a:prstGeom prst="rect">
                      <a:avLst/>
                    </a:prstGeom>
                  </pic:spPr>
                </pic:pic>
              </a:graphicData>
            </a:graphic>
          </wp:inline>
        </w:drawing>
      </w:r>
    </w:p>
    <w:p>
      <w:pPr>
        <w:pStyle w:val="TextBody"/>
        <w:rPr>
          <w:sz w:val="24"/>
          <w:szCs w:val="24"/>
        </w:rPr>
      </w:pPr>
      <w:r>
        <w:rPr/>
        <w:t xml:space="preserve">Figure 1. (a) </w:t>
      </w:r>
      <w:commentRangeStart w:id="14"/>
      <w:r>
        <w:rPr/>
        <w:t xml:space="preserve">Study site </w:t>
      </w:r>
      <w:r>
        <w:rPr/>
      </w:r>
      <w:commentRangeEnd w:id="14"/>
      <w:r>
        <w:commentReference w:id="14"/>
      </w:r>
      <w:r>
        <w:rPr/>
        <w:t xml:space="preserve">in Kruger National Park, South Africa (red star), showing (b) park boundary (dashed grey line), weather station at Skukuza (red star), major rivers (solid blue lines), open waterholes (blue dots), and raw elephant tracks (coloured lines, n = 14). (c) Inset showing 24-hour looping behaviour centred on water sources (blue dots and lines), coloured by representative elephant ID (n = 3; </w:t>
      </w:r>
      <w:commentRangeStart w:id="15"/>
      <w:r>
        <w:rPr/>
        <w:t>green</w:t>
      </w:r>
      <w:r>
        <w:rPr/>
      </w:r>
      <w:commentRangeEnd w:id="15"/>
      <w:r>
        <w:commentReference w:id="15"/>
      </w:r>
      <w:r>
        <w:rPr/>
        <w:t xml:space="preserve">, purple and red), with remaining tracks in the background (grey lines). The riparian zone along rivers (500m from river centre) is shaded in </w:t>
      </w:r>
      <w:commentRangeStart w:id="16"/>
      <w:r>
        <w:rPr/>
        <w:t>green</w:t>
      </w:r>
      <w:r>
        <w:rPr/>
      </w:r>
      <w:commentRangeEnd w:id="16"/>
      <w:r>
        <w:commentReference w:id="16"/>
      </w:r>
      <w:r>
        <w:rPr/>
        <w:t>.</w:t>
      </w:r>
      <w:r>
        <w:br w:type="page"/>
      </w:r>
    </w:p>
    <w:p>
      <w:pPr>
        <w:pStyle w:val="TextBody"/>
        <w:rPr/>
      </w:pPr>
      <w:r>
        <w:rPr/>
      </w:r>
    </w:p>
    <w:p>
      <w:pPr>
        <w:pStyle w:val="TextBody"/>
        <w:rPr>
          <w:sz w:val="24"/>
          <w:szCs w:val="24"/>
        </w:rPr>
      </w:pPr>
      <w:r>
        <w:rPr/>
        <w:drawing>
          <wp:inline distT="0" distB="0" distL="0" distR="0">
            <wp:extent cx="5486400" cy="3657600"/>
            <wp:effectExtent l="0" t="0" r="0" b="0"/>
            <wp:docPr id="2" name="Image1" descr="Figure 2. (a) Density of displacement along 12,106 elephant tracks between habitual water-points. (b) Density of intervals between 12,106 visits to water-points; rectangle bounds 653 intervals of 12 – 24 hours. (c) Distance to water source, (d) elephant temperature, and (e) elephant speed along 653 elephant tracks between water sources. (f) Elephant speed (points) at 2°C temperature intervals in each season (cool-dry: blue circles, hot-wet: red triangles). GAMM fit (lines), data error intervals (lineranges), and fit error intervals (shaded areas) ar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Density of displacement along 12,106 elephant tracks between habitual water-points. (b) Density of intervals between 12,106 visits to water-points; rectangle bounds 653 intervals of 12 – 24 hours. (c) Distance to water source, (d) elephant temperature, and (e) elephant speed along 653 elephant tracks between water sources. (f) Elephant speed (points) at 2°C temperature intervals in each season (cool-dry: blue circles, hot-wet: red triangles). GAMM fit (lines), data error intervals (lineranges), and fit error intervals (shaded areas) are shown."/>
                    <pic:cNvPicPr>
                      <a:picLocks noChangeAspect="1" noChangeArrowheads="1"/>
                    </pic:cNvPicPr>
                  </pic:nvPicPr>
                  <pic:blipFill>
                    <a:blip r:embed="rId3"/>
                    <a:stretch>
                      <a:fillRect/>
                    </a:stretch>
                  </pic:blipFill>
                  <pic:spPr bwMode="auto">
                    <a:xfrm>
                      <a:off x="0" y="0"/>
                      <a:ext cx="5486400" cy="3657600"/>
                    </a:xfrm>
                    <a:prstGeom prst="rect">
                      <a:avLst/>
                    </a:prstGeom>
                  </pic:spPr>
                </pic:pic>
              </a:graphicData>
            </a:graphic>
          </wp:inline>
        </w:drawing>
      </w:r>
    </w:p>
    <w:p>
      <w:pPr>
        <w:pStyle w:val="TextBody"/>
        <w:bidi w:val="0"/>
        <w:spacing w:lineRule="auto" w:line="480" w:before="180" w:after="180"/>
        <w:jc w:val="left"/>
        <w:rPr/>
      </w:pPr>
      <w:r>
        <w:rPr/>
        <w:t>Figure 2. (a) Density of displacement along 12,106 elephant tracks between habitual water-points. (b) Density of intervals between 12,106 visits to water-points; rectangle bounds 653 intervals of 12 – 24 hours. (c) Distance to water source, (d) elephant temperature, and (e) elephant speed along 653 elephant tracks between water sources. (f) Elephant speed (points) at 2°C temperature intervals in each season (cool-dry: blue circles, hot-wet: red triangles). GAMM fit (lines), data error intervals (lineranges), and fit error intervals (shaded areas) are shown.</w:t>
      </w:r>
    </w:p>
    <w:sectPr>
      <w:headerReference w:type="even" r:id="rId4"/>
      <w:headerReference w:type="default" r:id="rId5"/>
      <w:footerReference w:type="even" r:id="rId6"/>
      <w:footerReference w:type="default" r:id="rId7"/>
      <w:type w:val="nextPage"/>
      <w:pgSz w:w="12240" w:h="15840"/>
      <w:pgMar w:left="1282" w:right="1181" w:header="283" w:top="1138" w:footer="510" w:bottom="1138"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ia Thaker" w:date="2018-02-14T05:51:00Z" w:initials="MT">
    <w:p>
      <w:r>
        <w:rPr>
          <w:rFonts w:ascii="Liberation Serif" w:hAnsi="Liberation Serif" w:eastAsia="DejaVu Sans" w:cs="DejaVu Sans"/>
          <w:color w:val="00000A"/>
          <w:sz w:val="24"/>
          <w:szCs w:val="24"/>
          <w:lang w:val="en-US" w:eastAsia="en-US" w:bidi="en-US"/>
        </w:rPr>
        <w:t>What do you mean here? Where does this term come from?</w:t>
      </w:r>
    </w:p>
  </w:comment>
  <w:comment w:id="1" w:author="pratik gupte" w:date="2018-03-05T13:57:16Z" w:initials="pg">
    <w:p>
      <w:r>
        <w:rPr>
          <w:rFonts w:cs="DejaVu Sans" w:ascii="Cambria" w:hAnsi="Cambria" w:eastAsia="Cambria"/>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Maria Thaker (14/02/2018, 05:51): "..."</w:t>
      </w:r>
    </w:p>
    <w:p>
      <w:r>
        <w:rPr>
          <w:rFonts w:ascii="Liberation Serif" w:hAnsi="Liberation Serif" w:eastAsia="DejaVu Sans" w:cs="DejaVu Sans"/>
          <w:color w:val="00000A"/>
          <w:sz w:val="20"/>
          <w:szCs w:val="24"/>
          <w:lang w:val="en-US" w:eastAsia="en-US" w:bidi="ar-SA"/>
        </w:rPr>
        <w:t>removed</w:t>
      </w:r>
    </w:p>
  </w:comment>
  <w:comment w:id="2" w:author="pratik gupte" w:date="2018-03-05T13:57:05Z" w:initials="pg">
    <w:p>
      <w:r>
        <w:rPr>
          <w:rFonts w:cs="DejaVu Sans" w:ascii="Cambria" w:hAnsi="Cambria" w:eastAsia="Cambria"/>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4"/>
          <w:u w:val="none"/>
          <w:vertAlign w:val="baseline"/>
          <w:em w:val="none"/>
          <w:lang w:val="en-US" w:bidi="ar-SA" w:eastAsia="en-US"/>
        </w:rPr>
        <w:t>Whichever sounds better</w:t>
      </w:r>
    </w:p>
  </w:comment>
  <w:comment w:id="3" w:author="Maria Thaker" w:date="2018-02-14T09:11:00Z" w:initials="MT">
    <w:p>
      <w:r>
        <w:rPr>
          <w:rFonts w:ascii="Liberation Serif" w:hAnsi="Liberation Serif" w:eastAsia="DejaVu Sans" w:cs="DejaVu Sans"/>
          <w:color w:val="00000A"/>
          <w:sz w:val="24"/>
          <w:szCs w:val="24"/>
          <w:lang w:val="en-US" w:eastAsia="en-US" w:bidi="en-US"/>
        </w:rPr>
        <w:t>I think we’ve condensed and simplified the results too much. Almost reads trivial now. Abi – do we want to bring the glm back. Start with how much temperature influences movement strategies (where they are and how fast they move), beyond vegetation. Then explain in what way temp influences movement.</w:t>
      </w:r>
    </w:p>
  </w:comment>
  <w:comment w:id="4" w:author="pratik gupte" w:date="2018-03-05T13:59:55Z" w:initials="pg">
    <w:p>
      <w:r>
        <w:rPr>
          <w:rFonts w:cs="DejaVu Sans" w:ascii="Cambria" w:hAnsi="Cambria" w:eastAsia="Cambria"/>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4"/>
          <w:u w:val="none"/>
          <w:vertAlign w:val="baseline"/>
          <w:em w:val="none"/>
          <w:lang w:val="en-US" w:bidi="ar-SA" w:eastAsia="en-US"/>
        </w:rPr>
        <w:t>Reply to Maria Thaker (14/02/2018, 09:11): "..."</w:t>
      </w:r>
    </w:p>
    <w:p>
      <w:r>
        <w:rPr>
          <w:rFonts w:ascii="Liberation Serif" w:hAnsi="Liberation Serif" w:eastAsia="DejaVu Sans" w:cs="DejaVu Sans"/>
          <w:color w:val="00000A"/>
          <w:sz w:val="20"/>
          <w:szCs w:val="24"/>
          <w:lang w:val="en-US" w:eastAsia="en-US" w:bidi="ar-SA"/>
        </w:rPr>
        <w:t>Expanded results</w:t>
      </w:r>
    </w:p>
  </w:comment>
  <w:comment w:id="5" w:author="Maria Thaker" w:date="2018-02-14T06:16:00Z" w:initials="MT">
    <w:p>
      <w:r>
        <w:rPr>
          <w:rFonts w:ascii="Liberation Serif" w:hAnsi="Liberation Serif" w:eastAsia="DejaVu Sans" w:cs="DejaVu Sans"/>
          <w:color w:val="00000A"/>
          <w:sz w:val="24"/>
          <w:szCs w:val="24"/>
          <w:lang w:val="en-US" w:eastAsia="en-US" w:bidi="en-US"/>
        </w:rPr>
        <w:t>read the first chapter of angiletta’s book to help you with this paragraph</w:t>
      </w:r>
    </w:p>
  </w:comment>
  <w:comment w:id="6" w:author="pratik gupte" w:date="2018-03-12T20:19:19Z" w:initials="pg">
    <w:p>
      <w:r>
        <w:rPr>
          <w:rFonts w:cs="DejaVu Sans" w:ascii="Cambria" w:hAnsi="Cambria" w:eastAsia="Cambria"/>
          <w:b w:val="false"/>
          <w:bCs w:val="false"/>
          <w:i w:val="false"/>
          <w:iCs w:val="false"/>
          <w:caps w:val="false"/>
          <w:smallCaps w:val="false"/>
          <w:strike w:val="false"/>
          <w:dstrike w:val="false"/>
          <w:outline w:val="false"/>
          <w:shadow w:val="false"/>
          <w:emboss w:val="false"/>
          <w:imprint w:val="false"/>
          <w:color w:val="00000A"/>
          <w:spacing w:val="0"/>
          <w:w w:val="100"/>
          <w:kern w:val="0"/>
          <w:position w:val="0"/>
          <w:sz w:val="20"/>
          <w:sz w:val="20"/>
          <w:szCs w:val="24"/>
          <w:u w:val="none"/>
          <w:vertAlign w:val="baseline"/>
          <w:em w:val="none"/>
          <w:lang w:val="en-US" w:bidi="ar-SA" w:eastAsia="en-US"/>
        </w:rPr>
        <w:t>From here. Need to incorporate climate change, before switching to the next paragraph which is about elephants, and known patterns in their movement. What is the general principle? There are benefits and costs to occupying landscape features like water, and one solution is to shuttle, the driver of which is understood to be temperature, but which has only seldom been quantified, finding that animals in drylands do choose cooler habitats, and that musk oxen speed is affected by movement.</w:t>
      </w:r>
    </w:p>
  </w:comment>
  <w:comment w:id="7" w:author="Maria Thaker" w:date="2018-02-14T06:23:00Z" w:initials="MT">
    <w:p>
      <w:r>
        <w:rPr>
          <w:rFonts w:ascii="Liberation Serif" w:hAnsi="Liberation Serif" w:eastAsia="DejaVu Sans" w:cs="DejaVu Sans"/>
          <w:color w:val="00000A"/>
          <w:sz w:val="24"/>
          <w:szCs w:val="24"/>
          <w:lang w:val="en-US" w:eastAsia="en-US" w:bidi="en-US"/>
        </w:rPr>
        <w:t>Don’t know about that. There is a valid reason not to use these sensors as absolute temperature information. The last part of this paragraph is too method driven, which is not necessary. Keep it to the biology of movement. How much do resources and temperature influence where animals are located and how they move through space.</w:t>
      </w:r>
    </w:p>
  </w:comment>
  <w:comment w:id="8" w:author="Maria Thaker" w:date="2018-02-14T09:00:00Z" w:initials="MT">
    <w:p>
      <w:r>
        <w:rPr>
          <w:rFonts w:ascii="Liberation Serif" w:hAnsi="Liberation Serif" w:eastAsia="DejaVu Sans" w:cs="DejaVu Sans"/>
          <w:color w:val="00000A"/>
          <w:sz w:val="24"/>
          <w:szCs w:val="24"/>
          <w:lang w:val="en-US" w:eastAsia="en-US" w:bidi="en-US"/>
        </w:rPr>
        <w:t>This is short-hand. Explain the temperature range and precipitation levels for each season. Cite Birkett and others.</w:t>
      </w:r>
    </w:p>
  </w:comment>
  <w:comment w:id="9" w:author="Maria Thaker" w:date="2018-02-14T09:01:00Z" w:initials="MT">
    <w:p>
      <w:r>
        <w:rPr>
          <w:rFonts w:ascii="Liberation Serif" w:hAnsi="Liberation Serif" w:eastAsia="DejaVu Sans" w:cs="DejaVu Sans"/>
          <w:color w:val="00000A"/>
          <w:sz w:val="24"/>
          <w:szCs w:val="24"/>
          <w:lang w:val="en-US" w:eastAsia="en-US" w:bidi="en-US"/>
        </w:rPr>
        <w:t xml:space="preserve">Flip this and expand. The thermochron use is secondary to the science so talk about the main scientific question first, then state that we did this analysis  using the thermochrons, which we’ve assessed is an accurate measure of the ambient temperature.  </w:t>
      </w:r>
    </w:p>
  </w:comment>
  <w:comment w:id="10" w:author="Maria Thaker" w:date="2018-02-14T09:27:00Z" w:initials="MT">
    <w:p>
      <w:r>
        <w:rPr>
          <w:rFonts w:ascii="Liberation Serif" w:hAnsi="Liberation Serif" w:eastAsia="DejaVu Sans" w:cs="DejaVu Sans"/>
          <w:color w:val="00000A"/>
          <w:sz w:val="24"/>
          <w:szCs w:val="24"/>
          <w:lang w:val="en-US" w:eastAsia="en-US" w:bidi="en-US"/>
        </w:rPr>
        <w:t>Describe the park</w:t>
      </w:r>
    </w:p>
  </w:comment>
  <w:comment w:id="11" w:author="Maria Thaker" w:date="2018-02-14T09:16:00Z" w:initials="MT">
    <w:p>
      <w:r>
        <w:rPr>
          <w:rFonts w:ascii="Liberation Serif" w:hAnsi="Liberation Serif" w:eastAsia="DejaVu Sans" w:cs="DejaVu Sans"/>
          <w:color w:val="00000A"/>
          <w:sz w:val="24"/>
          <w:szCs w:val="24"/>
          <w:lang w:val="en-US" w:eastAsia="en-US" w:bidi="en-US"/>
        </w:rPr>
        <w:t>Remove or incorporate to the text above.</w:t>
      </w:r>
    </w:p>
  </w:comment>
  <w:comment w:id="12" w:author="Maria Thaker" w:date="2018-02-14T09:21:00Z" w:initials="MT">
    <w:p>
      <w:r>
        <w:rPr>
          <w:rFonts w:ascii="Liberation Serif" w:hAnsi="Liberation Serif" w:eastAsia="DejaVu Sans" w:cs="DejaVu Sans"/>
          <w:color w:val="00000A"/>
          <w:sz w:val="24"/>
          <w:szCs w:val="24"/>
          <w:lang w:val="en-US" w:eastAsia="en-US" w:bidi="en-US"/>
        </w:rPr>
        <w:t xml:space="preserve">This needs to be expanded with more detail. Only chose locations that were within a certain distance from the weather station. Then time-matched the collar temperature to the weather station temperature. (was the time match perfect? 30 min resolution at the weather station too?) how many points met these strict criteria? </w:t>
      </w:r>
    </w:p>
  </w:comment>
  <w:comment w:id="13" w:author="Maria Thaker" w:date="2018-02-14T09:22:00Z" w:initials="MT">
    <w:p>
      <w:r>
        <w:rPr>
          <w:rFonts w:ascii="Liberation Serif" w:hAnsi="Liberation Serif" w:eastAsia="DejaVu Sans" w:cs="DejaVu Sans"/>
          <w:color w:val="00000A"/>
          <w:sz w:val="24"/>
          <w:szCs w:val="24"/>
          <w:lang w:val="en-US" w:eastAsia="en-US" w:bidi="en-US"/>
        </w:rPr>
        <w:t>Too vague. Start with the aim and then the approach.</w:t>
      </w:r>
    </w:p>
  </w:comment>
  <w:comment w:id="14" w:author="Maria Thaker" w:date="2018-02-14T06:10:00Z" w:initials="MT">
    <w:p>
      <w:r>
        <w:rPr>
          <w:rFonts w:ascii="Liberation Serif" w:hAnsi="Liberation Serif" w:eastAsia="DejaVu Sans" w:cs="DejaVu Sans"/>
          <w:color w:val="00000A"/>
          <w:sz w:val="24"/>
          <w:szCs w:val="24"/>
          <w:lang w:val="en-US" w:eastAsia="en-US" w:bidi="en-US"/>
        </w:rPr>
        <w:t>Change the background to white and not yellow. And remove the dotted grid</w:t>
      </w:r>
    </w:p>
  </w:comment>
  <w:comment w:id="15" w:author="Maria Thaker" w:date="2018-02-14T06:15:00Z" w:initials="MT">
    <w:p>
      <w:r>
        <w:rPr>
          <w:rFonts w:ascii="Liberation Serif" w:hAnsi="Liberation Serif" w:eastAsia="DejaVu Sans" w:cs="DejaVu Sans"/>
          <w:szCs w:val="24"/>
          <w:lang w:val="en-US" w:eastAsia="en-US" w:bidi="en-US"/>
        </w:rPr>
      </w:r>
    </w:p>
  </w:comment>
  <w:comment w:id="16" w:author="Maria Thaker" w:date="2018-02-14T06:15:00Z" w:initials="MT">
    <w:p>
      <w:r>
        <w:rPr>
          <w:rFonts w:ascii="Liberation Serif" w:hAnsi="Liberation Serif" w:eastAsia="DejaVu Sans" w:cs="DejaVu Sans"/>
          <w:color w:val="00000A"/>
          <w:sz w:val="24"/>
          <w:szCs w:val="24"/>
          <w:lang w:val="en-US" w:eastAsia="en-US" w:bidi="en-US"/>
        </w:rPr>
        <w:t>Either change AM308 to blue tracks or change the riparian zone to blue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Tahoma">
    <w:charset w:val="01"/>
    <w:family w:val="roman"/>
    <w:pitch w:val="variable"/>
  </w:font>
  <w:font w:name="Liberation Sans">
    <w:altName w:val="Arial"/>
    <w:charset w:val="01"/>
    <w:family w:val="swiss"/>
    <w:pitch w:val="variable"/>
  </w:font>
  <w:font w:name="Noto 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0" distB="0" distL="114300" distR="114300" simplePos="0" locked="0" layoutInCell="1" allowOverlap="1" relativeHeight="3">
              <wp:simplePos x="0" y="0"/>
              <wp:positionH relativeFrom="margin">
                <wp:align>right</wp:align>
              </wp:positionH>
              <wp:positionV relativeFrom="paragraph">
                <wp:posOffset>635</wp:posOffset>
              </wp:positionV>
              <wp:extent cx="1509395" cy="450215"/>
              <wp:effectExtent l="0" t="0" r="0" b="0"/>
              <wp:wrapNone/>
              <wp:docPr id="3" name="Text Box 1"/>
              <a:graphic xmlns:a="http://schemas.openxmlformats.org/drawingml/2006/main">
                <a:graphicData uri="http://schemas.microsoft.com/office/word/2010/wordprocessingShape">
                  <wps:wsp>
                    <wps:cNvSpPr/>
                    <wps:spPr>
                      <a:xfrm>
                        <a:off x="0" y="0"/>
                        <a:ext cx="1508760" cy="449640"/>
                      </a:xfrm>
                      <a:prstGeom prst="rect">
                        <a:avLst/>
                      </a:prstGeom>
                      <a:noFill/>
                      <a:ln w="6480">
                        <a:noFill/>
                      </a:ln>
                    </wps:spPr>
                    <wps:style>
                      <a:lnRef idx="0"/>
                      <a:fillRef idx="0"/>
                      <a:effectRef idx="0"/>
                      <a:fontRef idx="minor"/>
                    </wps:style>
                    <wps:txbx>
                      <w:txbxContent>
                        <w:p>
                          <w:pPr>
                            <w:pStyle w:val="Footer"/>
                            <w:spacing w:before="120" w:after="0"/>
                            <w:jc w:val="right"/>
                            <w:rPr/>
                          </w:pPr>
                          <w:r>
                            <w:rPr>
                              <w:color w:val="000000"/>
                              <w:szCs w:val="40"/>
                            </w:rPr>
                            <w:fldChar w:fldCharType="begin"/>
                          </w:r>
                          <w:r>
                            <w:instrText> PAGE \* ARABIC </w:instrText>
                          </w:r>
                          <w:r>
                            <w:fldChar w:fldCharType="separate"/>
                          </w:r>
                          <w:r>
                            <w:t>8</w:t>
                          </w:r>
                          <w:r>
                            <w:fldChar w:fldCharType="end"/>
                          </w:r>
                        </w:p>
                      </w:txbxContent>
                    </wps:txbx>
                    <wps:bodyPr>
                      <a:spAutoFit/>
                    </wps:bodyPr>
                  </wps:wsp>
                </a:graphicData>
              </a:graphic>
            </wp:anchor>
          </w:drawing>
        </mc:Choice>
        <mc:Fallback>
          <w:pict>
            <v:rect id="shape_0" ID="Text Box 1" stroked="f" style="position:absolute;margin-left:361pt;margin-top:0pt;width:118.75pt;height:35.35pt;mso-position-horizontal:right;mso-position-horizontal-relative:margin;mso-position-vertical:top">
              <w10:wrap type="square"/>
              <v:fill o:detectmouseclick="t" on="false"/>
              <v:stroke color="#3465a4" weight="6480" joinstyle="round" endcap="flat"/>
              <v:textbox>
                <w:txbxContent>
                  <w:p>
                    <w:pPr>
                      <w:pStyle w:val="Footer"/>
                      <w:spacing w:before="120" w:after="0"/>
                      <w:jc w:val="right"/>
                      <w:rPr/>
                    </w:pPr>
                    <w:r>
                      <w:rPr>
                        <w:color w:val="000000"/>
                        <w:szCs w:val="40"/>
                      </w:rPr>
                      <w:fldChar w:fldCharType="begin"/>
                    </w:r>
                    <w:r>
                      <w:instrText> PAGE \* ARABIC </w:instrText>
                    </w:r>
                    <w:r>
                      <w:fldChar w:fldCharType="separate"/>
                    </w:r>
                    <w:r>
                      <w:t>8</w:t>
                    </w:r>
                    <w:r>
                      <w:fldChar w:fldCharType="end"/>
                    </w:r>
                  </w:p>
                </w:txbxContent>
              </v:textbox>
            </v:rect>
          </w:pict>
        </mc:Fallback>
      </mc:AlternateContent>
      <mc:AlternateContent>
        <mc:Choice Requires="wps">
          <w:drawing>
            <wp:anchor behindDoc="1" distT="0" distB="0" distL="114300" distR="118745" simplePos="0" locked="0" layoutInCell="1" allowOverlap="1" relativeHeight="16">
              <wp:simplePos x="0" y="0"/>
              <wp:positionH relativeFrom="column">
                <wp:posOffset>-108585</wp:posOffset>
              </wp:positionH>
              <wp:positionV relativeFrom="paragraph">
                <wp:posOffset>-58420</wp:posOffset>
              </wp:positionV>
              <wp:extent cx="3672840" cy="450215"/>
              <wp:effectExtent l="0" t="0" r="0" b="0"/>
              <wp:wrapNone/>
              <wp:docPr id="5" name="Text Box 2"/>
              <a:graphic xmlns:a="http://schemas.openxmlformats.org/drawingml/2006/main">
                <a:graphicData uri="http://schemas.microsoft.com/office/word/2010/wordprocessingShape">
                  <wps:wsp>
                    <wps:cNvSpPr/>
                    <wps:spPr>
                      <a:xfrm>
                        <a:off x="0" y="0"/>
                        <a:ext cx="3672360" cy="44964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pPr>
                          <w:r>
                            <w:rPr>
                              <w:color w:val="C00000"/>
                            </w:rPr>
                            <w:t>This is a provisional file, not the final typeset article</w:t>
                          </w:r>
                        </w:p>
                      </w:txbxContent>
                    </wps:txbx>
                    <wps:bodyPr>
                      <a:spAutoFit/>
                    </wps:bodyPr>
                  </wps:wsp>
                </a:graphicData>
              </a:graphic>
            </wp:anchor>
          </w:drawing>
        </mc:Choice>
        <mc:Fallback>
          <w:pict>
            <v:rect id="shape_0" ID="Text Box 2" fillcolor="white" stroked="f" style="position:absolute;margin-left:-8.55pt;margin-top:-4.6pt;width:289.1pt;height:35.35pt">
              <w10:wrap type="square"/>
              <v:fill o:detectmouseclick="t" type="solid" color2="black"/>
              <v:stroke color="#3465a4" weight="9360" joinstyle="miter" endcap="flat"/>
              <v:textbox>
                <w:txbxContent>
                  <w:p>
                    <w:pPr>
                      <w:pStyle w:val="FrameContents"/>
                      <w:spacing w:before="120" w:after="240"/>
                      <w:rPr/>
                    </w:pPr>
                    <w:r>
                      <w:rPr>
                        <w:color w:val="C00000"/>
                      </w:rPr>
                      <w:t>This is a provisional file, not the final typeset article</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0" distB="0" distL="114300" distR="114300" simplePos="0" locked="0" layoutInCell="1" allowOverlap="1" relativeHeight="11">
              <wp:simplePos x="0" y="0"/>
              <wp:positionH relativeFrom="margin">
                <wp:align>right</wp:align>
              </wp:positionH>
              <wp:positionV relativeFrom="paragraph">
                <wp:posOffset>635</wp:posOffset>
              </wp:positionV>
              <wp:extent cx="1509395" cy="450215"/>
              <wp:effectExtent l="0" t="0" r="0" b="0"/>
              <wp:wrapNone/>
              <wp:docPr id="7" name="Text Box 56"/>
              <a:graphic xmlns:a="http://schemas.openxmlformats.org/drawingml/2006/main">
                <a:graphicData uri="http://schemas.microsoft.com/office/word/2010/wordprocessingShape">
                  <wps:wsp>
                    <wps:cNvSpPr/>
                    <wps:spPr>
                      <a:xfrm>
                        <a:off x="0" y="0"/>
                        <a:ext cx="1508760" cy="449640"/>
                      </a:xfrm>
                      <a:prstGeom prst="rect">
                        <a:avLst/>
                      </a:prstGeom>
                      <a:noFill/>
                      <a:ln w="6480">
                        <a:noFill/>
                      </a:ln>
                    </wps:spPr>
                    <wps:style>
                      <a:lnRef idx="0"/>
                      <a:fillRef idx="0"/>
                      <a:effectRef idx="0"/>
                      <a:fontRef idx="minor"/>
                    </wps:style>
                    <wps:txbx>
                      <w:txbxContent>
                        <w:p>
                          <w:pPr>
                            <w:pStyle w:val="Footer"/>
                            <w:spacing w:before="120" w:after="0"/>
                            <w:jc w:val="right"/>
                            <w:rPr/>
                          </w:pPr>
                          <w:r>
                            <w:rPr>
                              <w:color w:val="000000"/>
                              <w:szCs w:val="40"/>
                            </w:rPr>
                            <w:fldChar w:fldCharType="begin"/>
                          </w:r>
                          <w:r>
                            <w:instrText> PAGE \* ARABIC </w:instrText>
                          </w:r>
                          <w:r>
                            <w:fldChar w:fldCharType="separate"/>
                          </w:r>
                          <w:r>
                            <w:t>8</w:t>
                          </w:r>
                          <w:r>
                            <w:fldChar w:fldCharType="end"/>
                          </w:r>
                        </w:p>
                      </w:txbxContent>
                    </wps:txbx>
                    <wps:bodyPr>
                      <a:spAutoFit/>
                    </wps:bodyPr>
                  </wps:wsp>
                </a:graphicData>
              </a:graphic>
            </wp:anchor>
          </w:drawing>
        </mc:Choice>
        <mc:Fallback>
          <w:pict>
            <v:rect id="shape_0" ID="Text Box 56" stroked="f" style="position:absolute;margin-left:361pt;margin-top:0pt;width:118.75pt;height:35.35pt;mso-position-horizontal:right;mso-position-horizontal-relative:margin;mso-position-vertical:top">
              <w10:wrap type="square"/>
              <v:fill o:detectmouseclick="t" on="false"/>
              <v:stroke color="#3465a4" weight="6480" joinstyle="round" endcap="flat"/>
              <v:textbox>
                <w:txbxContent>
                  <w:p>
                    <w:pPr>
                      <w:pStyle w:val="Footer"/>
                      <w:spacing w:before="120" w:after="0"/>
                      <w:jc w:val="right"/>
                      <w:rPr/>
                    </w:pPr>
                    <w:r>
                      <w:rPr>
                        <w:color w:val="000000"/>
                        <w:szCs w:val="40"/>
                      </w:rPr>
                      <w:fldChar w:fldCharType="begin"/>
                    </w:r>
                    <w:r>
                      <w:instrText> PAGE \* ARABIC </w:instrText>
                    </w:r>
                    <w:r>
                      <w:fldChar w:fldCharType="separate"/>
                    </w:r>
                    <w:r>
                      <w:t>8</w:t>
                    </w:r>
                    <w: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tab/>
      <w:tab/>
    </w:r>
    <w:r>
      <w:rPr>
        <w:b/>
        <w:sz w:val="24"/>
      </w:rPr>
      <w:t>Elephants shuttle to thermoregulate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844" w:leader="none"/>
        <w:tab w:val="right" w:pos="9689" w:leader="none"/>
      </w:tabs>
      <w:spacing w:before="120" w:after="240"/>
      <w:rPr/>
    </w:pPr>
    <w:r>
      <w:rPr/>
      <w:tab/>
      <w:tab/>
    </w:r>
    <w:r>
      <w:rPr>
        <w:b/>
        <w:sz w:val="24"/>
      </w:rPr>
      <w:t>Elephants shuttle to thermoregulate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rPr>
        <w:sz w:val="24"/>
        <w:i w:val="false"/>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bering>
</file>

<file path=word/settings.xml><?xml version="1.0" encoding="utf-8"?>
<w:settings xmlns:w="http://schemas.openxmlformats.org/wordprocessingml/2006/main">
  <w:zoom w:percent="130"/>
  <w:embedSystemFonts/>
  <w:defaultTabStop w:val="720"/>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40" w:before="120" w:after="240"/>
      <w:jc w:val="left"/>
    </w:pPr>
    <w:rPr>
      <w:rFonts w:ascii="Times New Roman" w:hAnsi="Times New Roman" w:eastAsia="Calibri" w:cs="DejaVu Sans"/>
      <w:color w:val="auto"/>
      <w:kern w:val="0"/>
      <w:sz w:val="24"/>
      <w:szCs w:val="22"/>
      <w:lang w:val="en-US" w:eastAsia="en-US" w:bidi="ar-SA"/>
    </w:rPr>
  </w:style>
  <w:style w:type="paragraph" w:styleId="Heading1">
    <w:name w:val="Heading 1"/>
    <w:next w:val="Normal"/>
    <w:qFormat/>
    <w:pPr>
      <w:widowControl w:val="false"/>
      <w:numPr>
        <w:ilvl w:val="0"/>
        <w:numId w:val="1"/>
      </w:numPr>
      <w:kinsoku w:val="true"/>
      <w:overflowPunct w:val="true"/>
      <w:autoSpaceDE w:val="true"/>
      <w:bidi w:val="0"/>
      <w:spacing w:before="240" w:after="0"/>
      <w:outlineLvl w:val="0"/>
    </w:pPr>
    <w:rPr>
      <w:rFonts w:ascii="Cambria" w:hAnsi="Cambria" w:eastAsia="Calibri" w:cs="DejaVu Sans"/>
      <w:b/>
      <w:color w:val="auto"/>
      <w:kern w:val="0"/>
      <w:sz w:val="24"/>
      <w:szCs w:val="22"/>
      <w:lang w:val="en-US" w:eastAsia="en-US" w:bidi="ar-SA"/>
    </w:rPr>
  </w:style>
  <w:style w:type="paragraph" w:styleId="Heading2">
    <w:name w:val="Heading 2"/>
    <w:basedOn w:val="Heading1"/>
    <w:next w:val="Normal"/>
    <w:qFormat/>
    <w:pPr>
      <w:numPr>
        <w:ilvl w:val="1"/>
        <w:numId w:val="1"/>
      </w:numPr>
      <w:spacing w:before="240" w:after="200"/>
      <w:outlineLvl w:val="1"/>
    </w:pPr>
    <w:rPr/>
  </w:style>
  <w:style w:type="paragraph" w:styleId="Heading3">
    <w:name w:val="Heading 3"/>
    <w:basedOn w:val="Normal"/>
    <w:next w:val="Normal"/>
    <w:qFormat/>
    <w:pPr>
      <w:keepNext w:val="true"/>
      <w:keepLines/>
      <w:numPr>
        <w:ilvl w:val="2"/>
        <w:numId w:val="1"/>
      </w:numPr>
      <w:spacing w:before="40" w:after="120"/>
      <w:outlineLvl w:val="2"/>
    </w:pPr>
    <w:rPr>
      <w:rFonts w:eastAsia="Calibri" w:cs="DejaVu Sans"/>
      <w:b/>
      <w:szCs w:val="24"/>
    </w:rPr>
  </w:style>
  <w:style w:type="paragraph" w:styleId="Heading4">
    <w:name w:val="Heading 4"/>
    <w:basedOn w:val="Heading3"/>
    <w:next w:val="Normal"/>
    <w:qFormat/>
    <w:pPr>
      <w:numPr>
        <w:ilvl w:val="3"/>
        <w:numId w:val="1"/>
      </w:numPr>
      <w:outlineLvl w:val="3"/>
    </w:pPr>
    <w:rPr>
      <w:iCs/>
    </w:rPr>
  </w:style>
  <w:style w:type="paragraph" w:styleId="Heading5">
    <w:name w:val="Heading 5"/>
    <w:basedOn w:val="Heading4"/>
    <w:next w:val="Normal"/>
    <w:qFormat/>
    <w:pPr>
      <w:numPr>
        <w:ilvl w:val="4"/>
        <w:numId w:val="1"/>
      </w:numPr>
      <w:outlineLvl w:val="4"/>
    </w:pPr>
    <w:rPr/>
  </w:style>
  <w:style w:type="paragraph" w:styleId="Heading6">
    <w:name w:val="Heading 6"/>
    <w:basedOn w:val="Normal"/>
    <w:qFormat/>
    <w:pPr>
      <w:keepNext w:val="true"/>
      <w:keepLines/>
      <w:spacing w:before="200" w:after="0"/>
      <w:outlineLvl w:val="5"/>
    </w:pPr>
    <w:rPr>
      <w:rFonts w:ascii="Calibri" w:hAnsi="Calibri" w:eastAsia="Cambria" w:cs="DejaVu Sans"/>
      <w:color w:val="4F81BD"/>
      <w:sz w:val="24"/>
    </w:rPr>
  </w:style>
  <w:style w:type="character" w:styleId="DefaultParagraphFont">
    <w:name w:val="Default Paragraph Font"/>
    <w:qFormat/>
    <w:rPr/>
  </w:style>
  <w:style w:type="character" w:styleId="CaptionChar">
    <w:name w:val="Caption Char"/>
    <w:basedOn w:val="DefaultParagraphFont"/>
    <w:qFormat/>
    <w:rPr/>
  </w:style>
  <w:style w:type="character" w:styleId="VerbatimChar">
    <w:name w:val="Verbatim Char"/>
    <w:basedOn w:val="CaptionChar"/>
    <w:qFormat/>
    <w:rPr>
      <w:rFonts w:ascii="Consolas" w:hAnsi="Consolas"/>
      <w:sz w:val="22"/>
    </w:rPr>
  </w:style>
  <w:style w:type="character" w:styleId="FootnoteAnchor">
    <w:name w:val="Footnote Anchor"/>
    <w:rPr>
      <w:vertAlign w:val="superscript"/>
    </w:rPr>
  </w:style>
  <w:style w:type="character" w:styleId="InternetLink">
    <w:name w:val="Internet Link"/>
    <w:basedOn w:val="DefaultParagraphFont"/>
    <w:rPr>
      <w:color w:val="0000FF"/>
      <w:u w:val="single"/>
    </w:rPr>
  </w:style>
  <w:style w:type="character" w:styleId="LineNumbering">
    <w:name w:val="Line Numbering"/>
    <w:rPr/>
  </w:style>
  <w:style w:type="character" w:styleId="KeywordTok">
    <w:name w:val="KeywordTok"/>
    <w:basedOn w:val="VerbatimChar"/>
    <w:qFormat/>
    <w:rPr>
      <w:rFonts w:ascii="Consolas" w:hAnsi="Consolas"/>
      <w:b/>
      <w:color w:val="007020"/>
      <w:sz w:val="22"/>
    </w:rPr>
  </w:style>
  <w:style w:type="character" w:styleId="DataTypeTok">
    <w:name w:val="DataTypeTok"/>
    <w:basedOn w:val="VerbatimChar"/>
    <w:qFormat/>
    <w:rPr>
      <w:rFonts w:ascii="Consolas" w:hAnsi="Consolas"/>
      <w:color w:val="902000"/>
      <w:sz w:val="22"/>
    </w:rPr>
  </w:style>
  <w:style w:type="character" w:styleId="DecValTok">
    <w:name w:val="DecValTok"/>
    <w:basedOn w:val="VerbatimChar"/>
    <w:qFormat/>
    <w:rPr>
      <w:rFonts w:ascii="Consolas" w:hAnsi="Consolas"/>
      <w:color w:val="40A070"/>
      <w:sz w:val="22"/>
    </w:rPr>
  </w:style>
  <w:style w:type="character" w:styleId="BaseNTok">
    <w:name w:val="BaseNTok"/>
    <w:basedOn w:val="VerbatimChar"/>
    <w:qFormat/>
    <w:rPr>
      <w:rFonts w:ascii="Consolas" w:hAnsi="Consolas"/>
      <w:color w:val="40A070"/>
      <w:sz w:val="22"/>
    </w:rPr>
  </w:style>
  <w:style w:type="character" w:styleId="FloatTok">
    <w:name w:val="FloatTok"/>
    <w:basedOn w:val="VerbatimChar"/>
    <w:qFormat/>
    <w:rPr>
      <w:rFonts w:ascii="Consolas" w:hAnsi="Consolas"/>
      <w:color w:val="40A070"/>
      <w:sz w:val="22"/>
    </w:rPr>
  </w:style>
  <w:style w:type="character" w:styleId="ConstantTok">
    <w:name w:val="ConstantTok"/>
    <w:basedOn w:val="VerbatimChar"/>
    <w:qFormat/>
    <w:rPr>
      <w:rFonts w:ascii="Consolas" w:hAnsi="Consolas"/>
      <w:color w:val="880000"/>
      <w:sz w:val="22"/>
    </w:rPr>
  </w:style>
  <w:style w:type="character" w:styleId="CharTok">
    <w:name w:val="CharTok"/>
    <w:basedOn w:val="VerbatimChar"/>
    <w:qFormat/>
    <w:rPr>
      <w:rFonts w:ascii="Consolas" w:hAnsi="Consolas"/>
      <w:color w:val="4070A0"/>
      <w:sz w:val="22"/>
    </w:rPr>
  </w:style>
  <w:style w:type="character" w:styleId="SpecialCharTok">
    <w:name w:val="SpecialCharTok"/>
    <w:basedOn w:val="VerbatimChar"/>
    <w:qFormat/>
    <w:rPr>
      <w:rFonts w:ascii="Consolas" w:hAnsi="Consolas"/>
      <w:color w:val="4070A0"/>
      <w:sz w:val="22"/>
    </w:rPr>
  </w:style>
  <w:style w:type="character" w:styleId="StringTok">
    <w:name w:val="StringTok"/>
    <w:basedOn w:val="VerbatimChar"/>
    <w:qFormat/>
    <w:rPr>
      <w:rFonts w:ascii="Consolas" w:hAnsi="Consolas"/>
      <w:color w:val="4070A0"/>
      <w:sz w:val="22"/>
    </w:rPr>
  </w:style>
  <w:style w:type="character" w:styleId="VerbatimStringTok">
    <w:name w:val="VerbatimStringTok"/>
    <w:basedOn w:val="VerbatimChar"/>
    <w:qFormat/>
    <w:rPr>
      <w:rFonts w:ascii="Consolas" w:hAnsi="Consolas"/>
      <w:color w:val="4070A0"/>
      <w:sz w:val="22"/>
    </w:rPr>
  </w:style>
  <w:style w:type="character" w:styleId="SpecialStringTok">
    <w:name w:val="SpecialStringTok"/>
    <w:basedOn w:val="VerbatimChar"/>
    <w:qFormat/>
    <w:rPr>
      <w:rFonts w:ascii="Consolas" w:hAnsi="Consolas"/>
      <w:color w:val="BB6688"/>
      <w:sz w:val="22"/>
    </w:rPr>
  </w:style>
  <w:style w:type="character" w:styleId="ImportTok">
    <w:name w:val="ImportTok"/>
    <w:basedOn w:val="VerbatimChar"/>
    <w:qFormat/>
    <w:rPr>
      <w:rFonts w:ascii="Consolas" w:hAnsi="Consolas"/>
      <w:sz w:val="22"/>
    </w:rPr>
  </w:style>
  <w:style w:type="character" w:styleId="CommentTok">
    <w:name w:val="CommentTok"/>
    <w:basedOn w:val="VerbatimChar"/>
    <w:qFormat/>
    <w:rPr>
      <w:rFonts w:ascii="Consolas" w:hAnsi="Consolas"/>
      <w:i/>
      <w:color w:val="60A0B0"/>
      <w:sz w:val="22"/>
    </w:rPr>
  </w:style>
  <w:style w:type="character" w:styleId="DocumentationTok">
    <w:name w:val="DocumentationTok"/>
    <w:basedOn w:val="VerbatimChar"/>
    <w:qFormat/>
    <w:rPr>
      <w:rFonts w:ascii="Consolas" w:hAnsi="Consolas"/>
      <w:i/>
      <w:color w:val="BA2121"/>
      <w:sz w:val="22"/>
    </w:rPr>
  </w:style>
  <w:style w:type="character" w:styleId="AnnotationTok">
    <w:name w:val="AnnotationTok"/>
    <w:basedOn w:val="VerbatimChar"/>
    <w:qFormat/>
    <w:rPr>
      <w:rFonts w:ascii="Consolas" w:hAnsi="Consolas"/>
      <w:b/>
      <w:i/>
      <w:color w:val="60A0B0"/>
      <w:sz w:val="22"/>
    </w:rPr>
  </w:style>
  <w:style w:type="character" w:styleId="CommentVarTok">
    <w:name w:val="CommentVarTok"/>
    <w:basedOn w:val="VerbatimChar"/>
    <w:qFormat/>
    <w:rPr>
      <w:rFonts w:ascii="Consolas" w:hAnsi="Consolas"/>
      <w:b/>
      <w:i/>
      <w:color w:val="60A0B0"/>
      <w:sz w:val="22"/>
    </w:rPr>
  </w:style>
  <w:style w:type="character" w:styleId="OtherTok">
    <w:name w:val="OtherTok"/>
    <w:basedOn w:val="VerbatimChar"/>
    <w:qFormat/>
    <w:rPr>
      <w:rFonts w:ascii="Consolas" w:hAnsi="Consolas"/>
      <w:color w:val="007020"/>
      <w:sz w:val="22"/>
    </w:rPr>
  </w:style>
  <w:style w:type="character" w:styleId="FunctionTok">
    <w:name w:val="FunctionTok"/>
    <w:basedOn w:val="VerbatimChar"/>
    <w:qFormat/>
    <w:rPr>
      <w:rFonts w:ascii="Consolas" w:hAnsi="Consolas"/>
      <w:color w:val="06287E"/>
      <w:sz w:val="22"/>
    </w:rPr>
  </w:style>
  <w:style w:type="character" w:styleId="VariableTok">
    <w:name w:val="VariableTok"/>
    <w:basedOn w:val="VerbatimChar"/>
    <w:qFormat/>
    <w:rPr>
      <w:rFonts w:ascii="Consolas" w:hAnsi="Consolas"/>
      <w:color w:val="19177C"/>
      <w:sz w:val="22"/>
    </w:rPr>
  </w:style>
  <w:style w:type="character" w:styleId="ControlFlowTok">
    <w:name w:val="ControlFlowTok"/>
    <w:basedOn w:val="VerbatimChar"/>
    <w:qFormat/>
    <w:rPr>
      <w:rFonts w:ascii="Consolas" w:hAnsi="Consolas"/>
      <w:b/>
      <w:color w:val="007020"/>
      <w:sz w:val="22"/>
    </w:rPr>
  </w:style>
  <w:style w:type="character" w:styleId="OperatorTok">
    <w:name w:val="OperatorTok"/>
    <w:basedOn w:val="VerbatimChar"/>
    <w:qFormat/>
    <w:rPr>
      <w:rFonts w:ascii="Consolas" w:hAnsi="Consolas"/>
      <w:color w:val="666666"/>
      <w:sz w:val="22"/>
    </w:rPr>
  </w:style>
  <w:style w:type="character" w:styleId="BuiltInTok">
    <w:name w:val="BuiltInTok"/>
    <w:basedOn w:val="VerbatimChar"/>
    <w:qFormat/>
    <w:rPr>
      <w:rFonts w:ascii="Consolas" w:hAnsi="Consolas"/>
      <w:sz w:val="22"/>
    </w:rPr>
  </w:style>
  <w:style w:type="character" w:styleId="ExtensionTok">
    <w:name w:val="ExtensionTok"/>
    <w:basedOn w:val="VerbatimChar"/>
    <w:qFormat/>
    <w:rPr>
      <w:rFonts w:ascii="Consolas" w:hAnsi="Consolas"/>
      <w:sz w:val="22"/>
    </w:rPr>
  </w:style>
  <w:style w:type="character" w:styleId="PreprocessorTok">
    <w:name w:val="PreprocessorTok"/>
    <w:basedOn w:val="VerbatimChar"/>
    <w:qFormat/>
    <w:rPr>
      <w:rFonts w:ascii="Consolas" w:hAnsi="Consolas"/>
      <w:color w:val="BC7A00"/>
      <w:sz w:val="22"/>
    </w:rPr>
  </w:style>
  <w:style w:type="character" w:styleId="AttributeTok">
    <w:name w:val="AttributeTok"/>
    <w:basedOn w:val="VerbatimChar"/>
    <w:qFormat/>
    <w:rPr>
      <w:rFonts w:ascii="Consolas" w:hAnsi="Consolas"/>
      <w:color w:val="7D9029"/>
      <w:sz w:val="22"/>
    </w:rPr>
  </w:style>
  <w:style w:type="character" w:styleId="RegionMarkerTok">
    <w:name w:val="RegionMarkerTok"/>
    <w:basedOn w:val="VerbatimChar"/>
    <w:qFormat/>
    <w:rPr>
      <w:rFonts w:ascii="Consolas" w:hAnsi="Consolas"/>
      <w:sz w:val="22"/>
    </w:rPr>
  </w:style>
  <w:style w:type="character" w:styleId="InformationTok">
    <w:name w:val="InformationTok"/>
    <w:basedOn w:val="VerbatimChar"/>
    <w:qFormat/>
    <w:rPr>
      <w:rFonts w:ascii="Consolas" w:hAnsi="Consolas"/>
      <w:b/>
      <w:i/>
      <w:color w:val="60A0B0"/>
      <w:sz w:val="22"/>
    </w:rPr>
  </w:style>
  <w:style w:type="character" w:styleId="WarningTok">
    <w:name w:val="WarningTok"/>
    <w:basedOn w:val="VerbatimChar"/>
    <w:qFormat/>
    <w:rPr>
      <w:rFonts w:ascii="Consolas" w:hAnsi="Consolas"/>
      <w:b/>
      <w:i/>
      <w:color w:val="60A0B0"/>
      <w:sz w:val="22"/>
    </w:rPr>
  </w:style>
  <w:style w:type="character" w:styleId="AlertTok">
    <w:name w:val="AlertTok"/>
    <w:basedOn w:val="VerbatimChar"/>
    <w:qFormat/>
    <w:rPr>
      <w:rFonts w:ascii="Consolas" w:hAnsi="Consolas"/>
      <w:b/>
      <w:color w:val="FF0000"/>
      <w:sz w:val="22"/>
    </w:rPr>
  </w:style>
  <w:style w:type="character" w:styleId="ErrorTok">
    <w:name w:val="ErrorTok"/>
    <w:basedOn w:val="VerbatimChar"/>
    <w:qFormat/>
    <w:rPr>
      <w:rFonts w:ascii="Consolas" w:hAnsi="Consolas"/>
      <w:b/>
      <w:color w:val="FF0000"/>
      <w:sz w:val="22"/>
    </w:rPr>
  </w:style>
  <w:style w:type="character" w:styleId="NormalTok">
    <w:name w:val="NormalTok"/>
    <w:basedOn w:val="VerbatimChar"/>
    <w:qFormat/>
    <w:rPr>
      <w:rFonts w:ascii="Consolas" w:hAnsi="Consolas"/>
      <w:sz w:val="22"/>
    </w:rPr>
  </w:style>
  <w:style w:type="character" w:styleId="Linenumber">
    <w:name w:val="line number"/>
    <w:basedOn w:val="DefaultParagraphFont"/>
    <w:qFormat/>
    <w:rPr/>
  </w:style>
  <w:style w:type="character" w:styleId="BalloonTextChar">
    <w:name w:val="Balloon Text Char"/>
    <w:basedOn w:val="DefaultParagraphFont"/>
    <w:qFormat/>
    <w:rPr>
      <w:rFonts w:ascii="Tahoma" w:hAnsi="Tahoma" w:cs="Tahoma"/>
      <w:sz w:val="16"/>
      <w:szCs w:val="16"/>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NumberingSymbols">
    <w:name w:val="Numbering Symbols"/>
    <w:qFormat/>
    <w:rPr/>
  </w:style>
  <w:style w:type="character" w:styleId="Heading1Char">
    <w:name w:val="Heading 1 Char"/>
    <w:basedOn w:val="DefaultParagraphFont"/>
    <w:qFormat/>
    <w:rPr>
      <w:rFonts w:ascii="Times New Roman" w:hAnsi="Times New Roman" w:eastAsia="Cambria" w:cs="Times New Roman"/>
      <w:b/>
      <w:sz w:val="24"/>
      <w:szCs w:val="24"/>
    </w:rPr>
  </w:style>
  <w:style w:type="character" w:styleId="Heading2Char">
    <w:name w:val="Heading 2 Char"/>
    <w:basedOn w:val="DefaultParagraphFont"/>
    <w:qFormat/>
    <w:rPr>
      <w:rFonts w:ascii="Times New Roman" w:hAnsi="Times New Roman" w:eastAsia="Cambria" w:cs="Times New Roman"/>
      <w:b/>
      <w:sz w:val="24"/>
      <w:szCs w:val="24"/>
    </w:rPr>
  </w:style>
  <w:style w:type="character" w:styleId="Emphasis">
    <w:name w:val="Emphasis"/>
    <w:basedOn w:val="DefaultParagraphFont"/>
    <w:qFormat/>
    <w:rPr>
      <w:rFonts w:ascii="Times New Roman" w:hAnsi="Times New Roman"/>
      <w:i/>
      <w:iCs/>
    </w:rPr>
  </w:style>
  <w:style w:type="character" w:styleId="Strong">
    <w:name w:val="Strong"/>
    <w:basedOn w:val="DefaultParagraphFont"/>
    <w:qFormat/>
    <w:rPr>
      <w:rFonts w:ascii="Times New Roman" w:hAnsi="Times New Roman"/>
      <w:b/>
      <w:bCs/>
    </w:rPr>
  </w:style>
  <w:style w:type="character" w:styleId="HeaderChar">
    <w:name w:val="Header Char"/>
    <w:basedOn w:val="DefaultParagraphFont"/>
    <w:qFormat/>
    <w:rPr>
      <w:rFonts w:ascii="Times New Roman" w:hAnsi="Times New Roman"/>
      <w:b/>
      <w:sz w:val="24"/>
    </w:rPr>
  </w:style>
  <w:style w:type="character" w:styleId="FooterChar">
    <w:name w:val="Footer Char"/>
    <w:basedOn w:val="DefaultParagraphFont"/>
    <w:qFormat/>
    <w:rPr/>
  </w:style>
  <w:style w:type="character" w:styleId="FootnoteTextChar">
    <w:name w:val="Footnote Text Char"/>
    <w:basedOn w:val="DefaultParagraphFont"/>
    <w:qFormat/>
    <w:rPr>
      <w:sz w:val="20"/>
      <w:szCs w:val="20"/>
    </w:rPr>
  </w:style>
  <w:style w:type="character" w:styleId="Footnotereference">
    <w:name w:val="footnote reference"/>
    <w:basedOn w:val="DefaultParagraphFont"/>
    <w:qFormat/>
    <w:rPr>
      <w:vertAlign w:val="superscript"/>
    </w:rPr>
  </w:style>
  <w:style w:type="character" w:styleId="EndnoteTextChar">
    <w:name w:val="Endnote Text Char"/>
    <w:basedOn w:val="DefaultParagraphFont"/>
    <w:qFormat/>
    <w:rPr>
      <w:sz w:val="20"/>
      <w:szCs w:val="20"/>
    </w:rPr>
  </w:style>
  <w:style w:type="character" w:styleId="Endnotereference">
    <w:name w:val="endnote reference"/>
    <w:basedOn w:val="DefaultParagraphFont"/>
    <w:qFormat/>
    <w:rPr>
      <w:vertAlign w:val="superscript"/>
    </w:rPr>
  </w:style>
  <w:style w:type="character" w:styleId="FollowedHyperlink">
    <w:name w:val="FollowedHyperlink"/>
    <w:basedOn w:val="DefaultParagraphFont"/>
    <w:qFormat/>
    <w:rPr>
      <w:color w:val="800080"/>
      <w:u w:val="single"/>
    </w:rPr>
  </w:style>
  <w:style w:type="character" w:styleId="TitleChar">
    <w:name w:val="Title Char"/>
    <w:basedOn w:val="DefaultParagraphFont"/>
    <w:qFormat/>
    <w:rPr>
      <w:rFonts w:ascii="Times New Roman" w:hAnsi="Times New Roman" w:cs="Times New Roman"/>
      <w:b/>
      <w:sz w:val="32"/>
      <w:szCs w:val="32"/>
    </w:rPr>
  </w:style>
  <w:style w:type="character" w:styleId="SubtitleChar">
    <w:name w:val="Subtitle Char"/>
    <w:basedOn w:val="DefaultParagraphFont"/>
    <w:qFormat/>
    <w:rPr>
      <w:rFonts w:ascii="Times New Roman" w:hAnsi="Times New Roman" w:cs="Times New Roman"/>
      <w:b/>
      <w:sz w:val="24"/>
      <w:szCs w:val="24"/>
    </w:rPr>
  </w:style>
  <w:style w:type="character" w:styleId="Heading3Char">
    <w:name w:val="Heading 3 Char"/>
    <w:basedOn w:val="DefaultParagraphFont"/>
    <w:qFormat/>
    <w:rPr>
      <w:rFonts w:ascii="Times New Roman" w:hAnsi="Times New Roman" w:eastAsia="Calibri" w:cs="DejaVu Sans"/>
      <w:b/>
      <w:sz w:val="24"/>
      <w:szCs w:val="24"/>
    </w:rPr>
  </w:style>
  <w:style w:type="character" w:styleId="Heading4Char">
    <w:name w:val="Heading 4 Char"/>
    <w:basedOn w:val="DefaultParagraphFont"/>
    <w:qFormat/>
    <w:rPr>
      <w:rFonts w:ascii="Times New Roman" w:hAnsi="Times New Roman" w:eastAsia="Calibri" w:cs="DejaVu Sans"/>
      <w:b/>
      <w:iCs/>
      <w:sz w:val="24"/>
      <w:szCs w:val="24"/>
    </w:rPr>
  </w:style>
  <w:style w:type="character" w:styleId="Heading5Char">
    <w:name w:val="Heading 5 Char"/>
    <w:basedOn w:val="DefaultParagraphFont"/>
    <w:qFormat/>
    <w:rPr>
      <w:rFonts w:ascii="Times New Roman" w:hAnsi="Times New Roman" w:eastAsia="Calibri" w:cs="DejaVu Sans"/>
      <w:b/>
      <w:iCs/>
      <w:sz w:val="24"/>
      <w:szCs w:val="24"/>
    </w:rPr>
  </w:style>
  <w:style w:type="character" w:styleId="SubtleEmphasis">
    <w:name w:val="Subtle Emphasis"/>
    <w:basedOn w:val="DefaultParagraphFont"/>
    <w:qFormat/>
    <w:rPr>
      <w:rFonts w:ascii="Times New Roman" w:hAnsi="Times New Roman"/>
      <w:i/>
      <w:iCs/>
      <w:color w:val="404040"/>
    </w:rPr>
  </w:style>
  <w:style w:type="character" w:styleId="IntenseEmphasis">
    <w:name w:val="Intense Emphasis"/>
    <w:basedOn w:val="DefaultParagraphFont"/>
    <w:qFormat/>
    <w:rPr>
      <w:rFonts w:ascii="Times New Roman" w:hAnsi="Times New Roman"/>
      <w:i/>
      <w:iCs/>
      <w:color w:val="00000A"/>
    </w:rPr>
  </w:style>
  <w:style w:type="character" w:styleId="QuoteChar">
    <w:name w:val="Quote Char"/>
    <w:basedOn w:val="DefaultParagraphFont"/>
    <w:qFormat/>
    <w:rPr>
      <w:rFonts w:ascii="Times New Roman" w:hAnsi="Times New Roman"/>
      <w:i/>
      <w:iCs/>
      <w:color w:val="404040"/>
      <w:sz w:val="24"/>
    </w:rPr>
  </w:style>
  <w:style w:type="character" w:styleId="IntenseReference">
    <w:name w:val="Intense Reference"/>
    <w:basedOn w:val="DefaultParagraphFont"/>
    <w:qFormat/>
    <w:rPr>
      <w:b/>
      <w:bCs/>
      <w:smallCaps/>
      <w:color w:val="00000A"/>
      <w:spacing w:val="5"/>
    </w:rPr>
  </w:style>
  <w:style w:type="character" w:styleId="BookTitle">
    <w:name w:val="Book Title"/>
    <w:basedOn w:val="DefaultParagraphFont"/>
    <w:qFormat/>
    <w:rPr>
      <w:rFonts w:ascii="Times New Roman" w:hAnsi="Times New Roman"/>
      <w:b/>
      <w:bCs/>
      <w:i/>
      <w:iCs/>
      <w:spacing w:val="5"/>
    </w:rPr>
  </w:style>
  <w:style w:type="character" w:styleId="ListLabel1">
    <w:name w:val="ListLabel 1"/>
    <w:qFormat/>
    <w:rPr>
      <w:b/>
      <w:i w:val="false"/>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i w:val="false"/>
      <w:sz w:val="24"/>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b/>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eastAsia="Cambria" w:cs="Lohit Devanagari"/>
    </w:rPr>
  </w:style>
  <w:style w:type="paragraph" w:styleId="Caption">
    <w:name w:val="Caption"/>
    <w:basedOn w:val="Normal"/>
    <w:qFormat/>
    <w:pPr>
      <w:suppressLineNumbers/>
      <w:spacing w:before="120" w:after="120"/>
    </w:pPr>
    <w:rPr>
      <w:rFonts w:eastAsia="Cambria" w:cs="Lohit Devanagari"/>
      <w:i/>
      <w:iCs/>
      <w:sz w:val="24"/>
      <w:szCs w:val="24"/>
    </w:rPr>
  </w:style>
  <w:style w:type="paragraph" w:styleId="Index">
    <w:name w:val="Index"/>
    <w:basedOn w:val="Normal"/>
    <w:qFormat/>
    <w:pPr>
      <w:suppressLineNumbers/>
    </w:pPr>
    <w:rPr>
      <w:rFonts w:eastAsia="Cambria" w:cs="Lohit Devanagari"/>
    </w:rPr>
  </w:style>
  <w:style w:type="paragraph" w:styleId="Caption1">
    <w:name w:val="caption"/>
    <w:basedOn w:val="Normal"/>
    <w:qFormat/>
    <w:pPr>
      <w:keepNext w:val="true"/>
    </w:pPr>
    <w:rPr>
      <w:rFonts w:cs="Times New Roman"/>
      <w:b/>
      <w:bCs/>
      <w:szCs w:val="24"/>
    </w:rPr>
  </w:style>
  <w:style w:type="paragraph" w:styleId="FirstParagraph">
    <w:name w:val="First Paragraph"/>
    <w:basedOn w:val="TextBody"/>
    <w:qFormat/>
    <w:pPr/>
    <w:rPr/>
  </w:style>
  <w:style w:type="paragraph" w:styleId="Compact">
    <w:name w:val="Compact"/>
    <w:basedOn w:val="TextBody"/>
    <w:qFormat/>
    <w:pPr>
      <w:spacing w:before="36" w:after="36"/>
    </w:pPr>
    <w:rPr/>
  </w:style>
  <w:style w:type="paragraph" w:styleId="Title">
    <w:name w:val="Title"/>
    <w:basedOn w:val="Normal"/>
    <w:next w:val="Normal"/>
    <w:qFormat/>
    <w:pPr>
      <w:suppressLineNumbers/>
      <w:spacing w:before="240" w:after="360"/>
      <w:jc w:val="center"/>
    </w:pPr>
    <w:rPr>
      <w:rFonts w:cs="Times New Roman"/>
      <w:b/>
      <w:sz w:val="32"/>
      <w:szCs w:val="32"/>
    </w:rPr>
  </w:style>
  <w:style w:type="paragraph" w:styleId="Subtitle">
    <w:name w:val="Subtitle"/>
    <w:basedOn w:val="Normal"/>
    <w:next w:val="Normal"/>
    <w:qFormat/>
    <w:pPr>
      <w:spacing w:before="240" w:after="240"/>
    </w:pPr>
    <w:rPr>
      <w:rFonts w:cs="Times New Roman"/>
      <w:b/>
      <w:szCs w:val="24"/>
    </w:rPr>
  </w:style>
  <w:style w:type="paragraph" w:styleId="Author">
    <w:name w:val="Author"/>
    <w:qFormat/>
    <w:pPr>
      <w:keepNext w:val="true"/>
      <w:keepLines/>
      <w:widowControl/>
      <w:kinsoku w:val="true"/>
      <w:overflowPunct w:val="true"/>
      <w:autoSpaceDE w:val="true"/>
      <w:bidi w:val="0"/>
      <w:jc w:val="center"/>
    </w:pPr>
    <w:rPr>
      <w:rFonts w:ascii="Noto Sans" w:hAnsi="Noto Sans" w:eastAsia="Cambria" w:cs="DejaVu Sans"/>
      <w:color w:val="00000A"/>
      <w:kern w:val="0"/>
      <w:sz w:val="24"/>
      <w:szCs w:val="24"/>
      <w:lang w:val="en-US" w:eastAsia="en-US" w:bidi="ar-SA"/>
    </w:rPr>
  </w:style>
  <w:style w:type="paragraph" w:styleId="Date">
    <w:name w:val="Date"/>
    <w:qFormat/>
    <w:pPr>
      <w:keepNext w:val="true"/>
      <w:keepLines/>
      <w:widowControl/>
      <w:kinsoku w:val="true"/>
      <w:overflowPunct w:val="true"/>
      <w:autoSpaceDE w:val="true"/>
      <w:bidi w:val="0"/>
      <w:jc w:val="center"/>
    </w:pPr>
    <w:rPr>
      <w:rFonts w:ascii="Cambria" w:hAnsi="Cambria" w:eastAsia="Cambria" w:cs="DejaVu Sans"/>
      <w:color w:val="00000A"/>
      <w:kern w:val="0"/>
      <w:sz w:val="24"/>
      <w:szCs w:val="24"/>
      <w:lang w:val="en-US" w:eastAsia="en-US" w:bidi="ar-SA"/>
    </w:rPr>
  </w:style>
  <w:style w:type="paragraph" w:styleId="Abstract">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qFormat/>
    <w:pPr>
      <w:spacing w:before="100" w:after="100"/>
    </w:pPr>
    <w:rPr>
      <w:rFonts w:ascii="Calibri" w:hAnsi="Calibri" w:eastAsia="Cambria" w:cs="DejaVu Sans"/>
      <w:bCs/>
      <w:sz w:val="20"/>
      <w:szCs w:val="20"/>
    </w:rPr>
  </w:style>
  <w:style w:type="paragraph" w:styleId="Footnotetext">
    <w:name w:val="footnote text"/>
    <w:basedOn w:val="Normal"/>
    <w:qFormat/>
    <w:pPr>
      <w:spacing w:before="120" w:after="0"/>
    </w:pPr>
    <w:rPr>
      <w:sz w:val="20"/>
      <w:szCs w:val="20"/>
    </w:rPr>
  </w:style>
  <w:style w:type="paragraph" w:styleId="DefinitionTerm">
    <w:name w:val="Definition Term"/>
    <w:basedOn w:val="Normal"/>
    <w:qFormat/>
    <w:pPr>
      <w:keepNext w:val="true"/>
      <w:keepLines/>
      <w:spacing w:before="0" w:after="0"/>
    </w:pPr>
    <w:rPr>
      <w:b/>
    </w:rPr>
  </w:style>
  <w:style w:type="paragraph" w:styleId="Definition">
    <w:name w:val="Definition"/>
    <w:basedOn w:val="Normal"/>
    <w:qFormat/>
    <w:pPr/>
    <w:rPr/>
  </w:style>
  <w:style w:type="paragraph" w:styleId="TableCaption">
    <w:name w:val="Table Caption"/>
    <w:basedOn w:val="Caption1"/>
    <w:qFormat/>
    <w:pPr>
      <w:keepNext w:val="true"/>
    </w:pPr>
    <w:rPr/>
  </w:style>
  <w:style w:type="paragraph" w:styleId="ImageCaption">
    <w:name w:val="Image Caption"/>
    <w:basedOn w:val="Caption1"/>
    <w:qFormat/>
    <w:pPr/>
    <w:rPr/>
  </w:style>
  <w:style w:type="paragraph" w:styleId="Figure">
    <w:name w:val="Figure"/>
    <w:basedOn w:val="Normal"/>
    <w:qFormat/>
    <w:pPr/>
    <w:rPr/>
  </w:style>
  <w:style w:type="paragraph" w:styleId="FigurewithCaption">
    <w:name w:val="Figure with Caption"/>
    <w:basedOn w:val="Figure"/>
    <w:qFormat/>
    <w:pPr>
      <w:keepNext w:val="true"/>
    </w:pPr>
    <w:rPr/>
  </w:style>
  <w:style w:type="paragraph" w:styleId="TOCHeading">
    <w:name w:val="TOC Heading"/>
    <w:basedOn w:val="Heading1"/>
    <w:qFormat/>
    <w:pPr>
      <w:numPr>
        <w:ilvl w:val="0"/>
        <w:numId w:val="0"/>
      </w:numPr>
      <w:spacing w:lineRule="auto" w:line="259" w:before="240" w:after="0"/>
    </w:pPr>
    <w:rPr>
      <w:rFonts w:ascii="Calibri" w:hAnsi="Calibri"/>
      <w:b w:val="false"/>
      <w:bCs w:val="false"/>
      <w:color w:val="365F91"/>
    </w:rPr>
  </w:style>
  <w:style w:type="paragraph" w:styleId="Footer">
    <w:name w:val="Footer"/>
    <w:basedOn w:val="Normal"/>
    <w:pPr>
      <w:suppressLineNumbers/>
      <w:tabs>
        <w:tab w:val="center" w:pos="4844" w:leader="none"/>
        <w:tab w:val="right" w:pos="9689" w:leader="none"/>
      </w:tabs>
      <w:spacing w:before="120" w:after="0"/>
    </w:pPr>
    <w:rPr/>
  </w:style>
  <w:style w:type="paragraph" w:styleId="Header">
    <w:name w:val="Header"/>
    <w:basedOn w:val="Normal"/>
    <w:pPr>
      <w:suppressLineNumbers/>
      <w:tabs>
        <w:tab w:val="center" w:pos="4844" w:leader="none"/>
        <w:tab w:val="right" w:pos="9689" w:leader="none"/>
      </w:tabs>
    </w:pPr>
    <w:rPr>
      <w:b/>
    </w:rPr>
  </w:style>
  <w:style w:type="paragraph" w:styleId="SourceCode">
    <w:name w:val="Source Code"/>
    <w:basedOn w:val="Normal"/>
    <w:qFormat/>
    <w:pPr/>
    <w:rPr/>
  </w:style>
  <w:style w:type="paragraph" w:styleId="BalloonText">
    <w:name w:val="Balloon Text"/>
    <w:basedOn w:val="Normal"/>
    <w:qFormat/>
    <w:pPr>
      <w:spacing w:before="120" w:after="0"/>
    </w:pPr>
    <w:rPr>
      <w:rFonts w:ascii="Tahoma" w:hAnsi="Tahoma" w:cs="Tahoma"/>
      <w:sz w:val="16"/>
      <w:szCs w:val="16"/>
    </w:rPr>
  </w:style>
  <w:style w:type="paragraph" w:styleId="Annotationtext">
    <w:name w:val="annotation text"/>
    <w:basedOn w:val="Normal"/>
    <w:qFormat/>
    <w:pPr/>
    <w:rPr>
      <w:sz w:val="20"/>
      <w:szCs w:val="20"/>
    </w:rPr>
  </w:style>
  <w:style w:type="paragraph" w:styleId="Annotationsubject">
    <w:name w:val="annotation subject"/>
    <w:basedOn w:val="Annotationtext"/>
    <w:qFormat/>
    <w:pPr/>
    <w:rPr>
      <w:b/>
      <w:bCs/>
    </w:rPr>
  </w:style>
  <w:style w:type="paragraph" w:styleId="Bibliography1">
    <w:name w:val="Bibliography 1"/>
    <w:basedOn w:val="Index"/>
    <w:qFormat/>
    <w:pPr>
      <w:tabs>
        <w:tab w:val="right" w:pos="8640" w:leader="dot"/>
      </w:tabs>
      <w:bidi w:val="0"/>
      <w:ind w:left="0" w:hanging="0"/>
      <w:jc w:val="left"/>
    </w:pPr>
    <w:rPr>
      <w:rFonts w:ascii="Times New Roman" w:hAnsi="Times New Roman"/>
      <w:sz w:val="24"/>
    </w:rPr>
  </w:style>
  <w:style w:type="paragraph" w:styleId="ListParagraph">
    <w:name w:val="List Paragraph"/>
    <w:basedOn w:val="Normal"/>
    <w:qFormat/>
    <w:pPr>
      <w:spacing w:before="120" w:after="240"/>
      <w:ind w:left="1434" w:right="0" w:hanging="357"/>
      <w:contextualSpacing/>
    </w:pPr>
    <w:rPr>
      <w:rFonts w:eastAsia="Cambria" w:cs="Times New Roman"/>
      <w:szCs w:val="24"/>
    </w:rPr>
  </w:style>
  <w:style w:type="paragraph" w:styleId="NormalWeb">
    <w:name w:val="Normal (Web)"/>
    <w:basedOn w:val="Normal"/>
    <w:qFormat/>
    <w:pPr>
      <w:spacing w:before="280" w:after="280"/>
    </w:pPr>
    <w:rPr>
      <w:rFonts w:eastAsia="Times New Roman" w:cs="Times New Roman"/>
      <w:szCs w:val="24"/>
    </w:rPr>
  </w:style>
  <w:style w:type="paragraph" w:styleId="Endnotetext">
    <w:name w:val="endnote text"/>
    <w:basedOn w:val="Normal"/>
    <w:qFormat/>
    <w:pPr>
      <w:spacing w:before="120" w:after="0"/>
    </w:pPr>
    <w:rPr>
      <w:sz w:val="20"/>
      <w:szCs w:val="20"/>
    </w:rPr>
  </w:style>
  <w:style w:type="paragraph" w:styleId="NoSpacing">
    <w:name w:val="No Spacing"/>
    <w:qFormat/>
    <w:pPr>
      <w:widowControl/>
      <w:kinsoku w:val="true"/>
      <w:overflowPunct w:val="true"/>
      <w:autoSpaceDE w:val="true"/>
      <w:bidi w:val="0"/>
      <w:spacing w:lineRule="auto" w:line="240" w:before="0" w:after="0"/>
      <w:jc w:val="left"/>
    </w:pPr>
    <w:rPr>
      <w:rFonts w:ascii="Times New Roman" w:hAnsi="Times New Roman" w:eastAsia="Calibri" w:cs="DejaVu Sans"/>
      <w:color w:val="auto"/>
      <w:kern w:val="0"/>
      <w:sz w:val="24"/>
      <w:szCs w:val="22"/>
      <w:lang w:val="en-US" w:eastAsia="en-US" w:bidi="ar-SA"/>
    </w:rPr>
  </w:style>
  <w:style w:type="paragraph" w:styleId="AuthorList">
    <w:name w:val="Author List"/>
    <w:basedOn w:val="Subtitle"/>
    <w:next w:val="Normal"/>
    <w:qFormat/>
    <w:pPr/>
    <w:rPr/>
  </w:style>
  <w:style w:type="paragraph" w:styleId="Quote">
    <w:name w:val="Quote"/>
    <w:basedOn w:val="Normal"/>
    <w:next w:val="Normal"/>
    <w:qFormat/>
    <w:pPr>
      <w:spacing w:before="200" w:after="160"/>
      <w:ind w:left="864" w:right="864" w:hanging="0"/>
      <w:jc w:val="center"/>
    </w:pPr>
    <w:rPr>
      <w:i/>
      <w:iCs/>
      <w:color w:val="404040"/>
    </w:rPr>
  </w:style>
  <w:style w:type="paragraph" w:styleId="Revision">
    <w:name w:val="Revision"/>
    <w:qFormat/>
    <w:pPr>
      <w:widowControl/>
      <w:kinsoku w:val="true"/>
      <w:overflowPunct w:val="true"/>
      <w:autoSpaceDE w:val="true"/>
      <w:bidi w:val="0"/>
      <w:spacing w:lineRule="auto" w:line="240" w:before="0" w:after="0"/>
      <w:jc w:val="left"/>
    </w:pPr>
    <w:rPr>
      <w:rFonts w:ascii="Times New Roman" w:hAnsi="Times New Roman" w:eastAsia="Calibri" w:cs="DejaVu Sans"/>
      <w:color w:val="auto"/>
      <w:kern w:val="0"/>
      <w:sz w:val="24"/>
      <w:szCs w:val="22"/>
      <w:lang w:val="en-US" w:eastAsia="en-US" w:bidi="ar-SA"/>
    </w:rPr>
  </w:style>
  <w:style w:type="paragraph" w:styleId="Footnote">
    <w:name w:val="Footnote Text"/>
    <w:basedOn w:val="Normal"/>
    <w:pPr/>
    <w:rPr/>
  </w:style>
  <w:style w:type="paragraph" w:styleId="FrameContents">
    <w:name w:val="Frame Contents"/>
    <w:basedOn w:val="Normal"/>
    <w:qFormat/>
    <w:pPr/>
    <w:rPr/>
  </w:style>
  <w:style w:type="numbering" w:styleId="NoList">
    <w:name w:val="No List"/>
    <w:qFormat/>
  </w:style>
  <w:style w:type="numbering" w:styleId="Headings">
    <w:name w:val="Headings"/>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comments" Target="comment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651</TotalTime>
  <Application>LibreOffice/5.4.5.1$Linux_X86_64 LibreOffice_project/40m0$Build-1</Application>
  <Pages>8</Pages>
  <Words>2469</Words>
  <Characters>13869</Characters>
  <CharactersWithSpaces>16291</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2018-02-11T14:07:00Z</dcterms:created>
  <dc:creator>(in alphabetical order) Pratik R. Gupte (1,2), Herbert T. Prins (3), Rob Slotow (4), Maria Thaker (1), Abi T. Vanak (2) et al</dc:creator>
  <dc:description/>
  <dc:language>en-IE</dc:language>
  <cp:lastModifiedBy>pratik gupte</cp:lastModifiedBy>
  <dcterms:modified xsi:type="dcterms:W3CDTF">2018-03-13T14:24:29Z</dcterms:modified>
  <cp:revision>151</cp:revision>
  <dc:subject/>
  <dc:title>Elephants shuttle to thermoregulate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1hYrpAAmcREg_1">
    <vt:lpwstr>ZOTERO_ITEM CSL_CITATION {"citationID":"an3lbifqmg","properties":{"formattedCitation":"(Cain et al. 2012, Giotto et al. 2015)","plainCitation":"(Cain et al. 2012, Giotto et al. 2015)"},"citationItems":[{"id":37,"uris":["http://zotero.org/users/local/PYsKV</vt:lpwstr>
  </property>
  <property fmtid="{D5CDD505-2E9C-101B-9397-08002B2CF9AE}" pid="9" name="ZOTERO_BREF_1hYrpAAmcREg_2">
    <vt:lpwstr>c63/items/MVCB3QK5"],"uri":["http://zotero.org/users/local/PYsKVc63/items/MVCB3QK5"],"itemData":{"id":37,"type":"article-journal","title":"The costs of drinking: comparative water dependency of sable antelope and zebra","container-title":"Journal of Zoolo</vt:lpwstr>
  </property>
  <property fmtid="{D5CDD505-2E9C-101B-9397-08002B2CF9AE}" pid="10" name="ZOTERO_BREF_1hYrpAAmcREg_3">
    <vt:lpwstr>gy","page":"58–67","volume":"286","issue":"1","DOI":"10.1111/j.1469-7998.2011.00848.x","ISSN":"1469-7998","author":[{"family":"Cain","given":"J. W."},{"family":"Owen-Smith","given":"N."},{"family":"Macandza","given":"V. A."}],"issued":{"date-parts":[["201</vt:lpwstr>
  </property>
  <property fmtid="{D5CDD505-2E9C-101B-9397-08002B2CF9AE}" pid="11" name="ZOTERO_BREF_1hYrpAAmcREg_4">
    <vt:lpwstr>2"]]}}},{"id":48,"uris":["http://zotero.org/users/local/PYsKVc63/items/67UPHSFQ"],"uri":["http://zotero.org/users/local/PYsKVc63/items/67UPHSFQ"],"itemData":{"id":48,"type":"article-journal","title":"Space-Use Patterns of the Asiatic Wild Ass (&lt;i&gt;Equus he</vt:lpwstr>
  </property>
  <property fmtid="{D5CDD505-2E9C-101B-9397-08002B2CF9AE}" pid="12" name="ZOTERO_BREF_1hYrpAAmcREg_5">
    <vt:lpwstr>mionus&lt;/i&gt;): Complementary Insights from Displacement, Recursion Movement and Habitat Selection Analyses","container-title":"PLOS ONE","page":"1-21","volume":"10","issue":"12","DOI":"10.1371/journal.pone.0143279","author":[{"family":"Giotto","given":"Nina</vt:lpwstr>
  </property>
  <property fmtid="{D5CDD505-2E9C-101B-9397-08002B2CF9AE}" pid="13" name="ZOTERO_BREF_1hYrpAAmcREg_6">
    <vt:lpwstr>"},{"family":"Gerard","given":"Jean-François"},{"family":"Ziv","given":"Alon"},{"family":"Bouskila","given":"Amos"},{"family":"Bar-David","given":"Shirli"}],"issued":{"date-parts":[["2015"]]}}}],"schema":"https://github.com/citation-style-language/schema/</vt:lpwstr>
  </property>
  <property fmtid="{D5CDD505-2E9C-101B-9397-08002B2CF9AE}" pid="14" name="ZOTERO_BREF_1hYrpAAmcREg_7">
    <vt:lpwstr>raw/master/csl-citation.json"}</vt:lpwstr>
  </property>
  <property fmtid="{D5CDD505-2E9C-101B-9397-08002B2CF9AE}" pid="15" name="ZOTERO_BREF_2WhRTzNCt7rM_1">
    <vt:lpwstr>ZOTERO_ITEM CSL_CITATION {"citationID":"a1ivq5t1fpr","properties":{"formattedCitation":"(Valls Fox 2015)","plainCitation":"(Valls Fox 2015)(Valls Fox 2015)"},"citationItems":[{"id":53,"uris":["http://zotero.org/users/local/PYsKVc63/items/EQ9U3LWF"],"uri":</vt:lpwstr>
  </property>
  <property fmtid="{D5CDD505-2E9C-101B-9397-08002B2CF9AE}" pid="16" name="ZOTERO_BREF_2WhRTzNCt7rM_2">
    <vt:lpwstr>["http://zotero.org/users/local/PYsKVc63/items/EQ9U3LWF"],"itemData":{"id":53,"type":"article-journal","title":"To drink or not to drink? The influence of resource availability on elephant foraging and habitat selection in a semi-arid savanna","author":[{</vt:lpwstr>
  </property>
  <property fmtid="{D5CDD505-2E9C-101B-9397-08002B2CF9AE}" pid="17" name="ZOTERO_BREF_2WhRTzNCt7rM_3">
    <vt:lpwstr>"family":"Valls Fox","given":"Hugo"}],"issued":{"date-parts":[["2015"]]}}}],"schema":"https://github.com/citation-style-language/schema/raw/master/csl-citation.json"}</vt:lpwstr>
  </property>
  <property fmtid="{D5CDD505-2E9C-101B-9397-08002B2CF9AE}" pid="18" name="ZOTERO_BREF_2azCl02jjNxi_1">
    <vt:lpwstr>ZOTERO_ITEM CSL_CITATION {"citationID":"a1uhisoueqn","properties":{"formattedCitation":"(Cain et al. 2012)","plainCitation":"(Cain et al. 2012)(Cain et al. 2012)"},"citationItems":[{"id":37,"uris":["http://zotero.org/users/local/PYsKVc63/items/MVCB3QK5"],</vt:lpwstr>
  </property>
  <property fmtid="{D5CDD505-2E9C-101B-9397-08002B2CF9AE}" pid="19" name="ZOTERO_BREF_2azCl02jjNxi_2">
    <vt:lpwstr>"uri":["http://zotero.org/users/local/PYsKVc63/items/MVCB3QK5"],"itemData":{"id":37,"type":"article-journal","title":"The costs of drinking: comparative water dependency of sable antelope and zebra","container-title":"Journal of Zoology","page":"58–67","v</vt:lpwstr>
  </property>
  <property fmtid="{D5CDD505-2E9C-101B-9397-08002B2CF9AE}" pid="20" name="ZOTERO_BREF_2azCl02jjNxi_3">
    <vt:lpwstr>olume":"286","issue":"1","DOI":"10.1111/j.1469-7998.2011.00848.x","ISSN":"1469-7998","author":[{"family":"Cain","given":"J. W."},{"family":"Owen-Smith","given":"N."},{"family":"Macandza","given":"V. A."}],"issued":{"date-parts":[["2012"]]}}}],"schema":"ht</vt:lpwstr>
  </property>
  <property fmtid="{D5CDD505-2E9C-101B-9397-08002B2CF9AE}" pid="21" name="ZOTERO_BREF_2azCl02jjNxi_4">
    <vt:lpwstr>tps://github.com/citation-style-language/schema/raw/master/csl-citation.json"}</vt:lpwstr>
  </property>
  <property fmtid="{D5CDD505-2E9C-101B-9397-08002B2CF9AE}" pid="22" name="ZOTERO_BREF_2qvy0O07MPRE_1">
    <vt:lpwstr>ZOTERO_BIBL {"custom":[]} CSL_BIBLIOGRAPHY</vt:lpwstr>
  </property>
  <property fmtid="{D5CDD505-2E9C-101B-9397-08002B2CF9AE}" pid="23" name="ZOTERO_BREF_3tSzxwrDyISC_1">
    <vt:lpwstr>ZOTERO_ITEM CSL_CITATION {"citationID":"a1061bea1b7","properties":{"formattedCitation":"(Valls Fox 2015)","plainCitation":"(Valls Fox 2015)(Valls Fox 2015)"},"citationItems":[{"id":53,"uris":["http://zotero.org/users/local/PYsKVc63/items/EQ9U3LWF"],"uri":</vt:lpwstr>
  </property>
  <property fmtid="{D5CDD505-2E9C-101B-9397-08002B2CF9AE}" pid="24" name="ZOTERO_BREF_3tSzxwrDyISC_2">
    <vt:lpwstr>["http://zotero.org/users/local/PYsKVc63/items/EQ9U3LWF"],"itemData":{"id":53,"type":"article-journal","title":"To drink or not to drink? The influence of resource availability on elephant foraging and habitat selection in a semi-arid savanna","author":[{</vt:lpwstr>
  </property>
  <property fmtid="{D5CDD505-2E9C-101B-9397-08002B2CF9AE}" pid="25" name="ZOTERO_BREF_3tSzxwrDyISC_3">
    <vt:lpwstr>"family":"Valls Fox","given":"Hugo"}],"issued":{"date-parts":[["2015"]]}}}],"schema":"https://github.com/citation-style-language/schema/raw/master/csl-citation.json"}</vt:lpwstr>
  </property>
  <property fmtid="{D5CDD505-2E9C-101B-9397-08002B2CF9AE}" pid="26" name="ZOTERO_BREF_57BBwybVG2XJ_1">
    <vt:lpwstr>ZOTERO_ITEM CSL_CITATION {"citationID":"a9rfhur914","properties":{"formattedCitation":"(Schmidt et al. 2016)","plainCitation":"(Schmidt et al. 2016)"},"citationItems":[{"id":32,"uris":["http://zotero.org/users/local/PYsKVc63/items/DURFZ29A"],"uri":["http:</vt:lpwstr>
  </property>
  <property fmtid="{D5CDD505-2E9C-101B-9397-08002B2CF9AE}" pid="27" name="ZOTERO_BREF_57BBwybVG2XJ_2">
    <vt:lpwstr>//zotero.org/users/local/PYsKVc63/items/DURFZ29A"],"itemData":{"id":32,"type":"article-journal","title":"Ungulate movement in an extreme seasonal environment: year-round movement patterns of high-arctic muskoxen","container-title":"Wildlife Biology","page</vt:lpwstr>
  </property>
  <property fmtid="{D5CDD505-2E9C-101B-9397-08002B2CF9AE}" pid="28" name="ZOTERO_BREF_57BBwybVG2XJ_3">
    <vt:lpwstr>":"253–267","volume":"22","issue":"6","author":[{"family":"Schmidt","given":"Niels M"},{"family":"Beest","given":"Floris M","dropping-particle":"van"},{"family":"Mosbacher","given":"Jesper B"},{"family":"Stelvig","given":"Mikkel"},{"family":"Hansen","give</vt:lpwstr>
  </property>
  <property fmtid="{D5CDD505-2E9C-101B-9397-08002B2CF9AE}" pid="29" name="ZOTERO_BREF_57BBwybVG2XJ_4">
    <vt:lpwstr>n":"Lars H"},{"family":"Nabe-Nielsen","given":"Jacob"},{"family":"Grøndahl","given":"Carsten"}],"issued":{"date-parts":[["2016"]]}}}],"schema":"https://github.com/citation-style-language/schema/raw/master/csl-citation.json"}</vt:lpwstr>
  </property>
  <property fmtid="{D5CDD505-2E9C-101B-9397-08002B2CF9AE}" pid="30" name="ZOTERO_BREF_6IIPOBqQtbz3_1">
    <vt:lpwstr>ZOTERO_BIBL {"custom":[]} CSL_BIBLIOGRAPHY</vt:lpwstr>
  </property>
  <property fmtid="{D5CDD505-2E9C-101B-9397-08002B2CF9AE}" pid="31" name="ZOTERO_BREF_AuFsqNfYECQL_1">
    <vt:lpwstr>ZOTERO_ITEM CSL_CITATION {"citationID":"a21215190p2","properties":{"formattedCitation":"(Redfern et al. 2003, Cain et al. 2012, Owen-Smith and Goodall 2014)","plainCitation":"(Redfern et al. 2003, Cain et al. 2012, Owen-Smith and Goodall 2014)"},"citation</vt:lpwstr>
  </property>
  <property fmtid="{D5CDD505-2E9C-101B-9397-08002B2CF9AE}" pid="32" name="ZOTERO_BREF_AuFsqNfYECQL_2">
    <vt:lpwstr>Items":[{"id":10,"uris":["http://zotero.org/users/local/PYsKVc63/items/2C7KG8E2"],"uri":["http://zotero.org/users/local/PYsKVc63/items/2C7KG8E2"],"itemData":{"id":10,"type":"article-journal","title":"Surface-water Constraints On Herbivore Foraging In The </vt:lpwstr>
  </property>
  <property fmtid="{D5CDD505-2E9C-101B-9397-08002B2CF9AE}" pid="33" name="ZOTERO_BREF_AuFsqNfYECQL_3">
    <vt:lpwstr>Kruger National Park, South Africa","container-title":"Ecology","page":"2092–2107","volume":"84","issue":"8","DOI":"10.1890/01-0625","ISSN":"1939-9170","author":[{"family":"Redfern","given":"Jessica V."},{"family":"Grant","given":"Rina"},{"family":"Biggs"</vt:lpwstr>
  </property>
  <property fmtid="{D5CDD505-2E9C-101B-9397-08002B2CF9AE}" pid="34" name="ZOTERO_BREF_AuFsqNfYECQL_4">
    <vt:lpwstr>,"given":"Harry"},{"family":"Getz","given":"Wayne M."}],"issued":{"date-parts":[["2003"]]}}},{"id":37,"uris":["http://zotero.org/users/local/PYsKVc63/items/MVCB3QK5"],"uri":["http://zotero.org/users/local/PYsKVc63/items/MVCB3QK5"],"itemData":{"id":37,"typ</vt:lpwstr>
  </property>
  <property fmtid="{D5CDD505-2E9C-101B-9397-08002B2CF9AE}" pid="35" name="ZOTERO_BREF_AuFsqNfYECQL_5">
    <vt:lpwstr>e":"article-journal","title":"The costs of drinking: comparative water dependency of sable antelope and zebra","container-title":"Journal of Zoology","page":"58–67","volume":"286","issue":"1","DOI":"10.1111/j.1469-7998.2011.00848.x","ISSN":"1469-7998","au</vt:lpwstr>
  </property>
  <property fmtid="{D5CDD505-2E9C-101B-9397-08002B2CF9AE}" pid="36" name="ZOTERO_BREF_AuFsqNfYECQL_6">
    <vt:lpwstr>thor":[{"family":"Cain","given":"J. W."},{"family":"Owen-Smith","given":"N."},{"family":"Macandza","given":"V. A."}],"issued":{"date-parts":[["2012"]]}}},{"id":40,"uris":["http://zotero.org/users/local/PYsKVc63/items/CLYQHCBA"],"uri":["http://zotero.org/u</vt:lpwstr>
  </property>
  <property fmtid="{D5CDD505-2E9C-101B-9397-08002B2CF9AE}" pid="37" name="ZOTERO_BREF_AuFsqNfYECQL_7">
    <vt:lpwstr>sers/local/PYsKVc63/items/CLYQHCBA"],"itemData":{"id":40,"type":"article-journal","title":"Coping with savanna seasonality: comparative daily activity patterns of African ungulates as revealed by GPS telemetry","container-title":"Journal of Zoology","page</vt:lpwstr>
  </property>
  <property fmtid="{D5CDD505-2E9C-101B-9397-08002B2CF9AE}" pid="38" name="ZOTERO_BREF_AuFsqNfYECQL_8">
    <vt:lpwstr>":"181–191","volume":"293","issue":"3","DOI":"10.1111/jzo.12132","ISSN":"1469-7998","author":[{"family":"Owen-Smith","given":"N."},{"family":"Goodall","given":"V."}],"issued":{"date-parts":[["2014"]]}}}],"schema":"https://github.com/citation-style-languag</vt:lpwstr>
  </property>
  <property fmtid="{D5CDD505-2E9C-101B-9397-08002B2CF9AE}" pid="39" name="ZOTERO_BREF_AuFsqNfYECQL_9">
    <vt:lpwstr>e/schema/raw/master/csl-citation.json"}</vt:lpwstr>
  </property>
  <property fmtid="{D5CDD505-2E9C-101B-9397-08002B2CF9AE}" pid="40" name="ZOTERO_BREF_ERPOOpM8JtZC_1">
    <vt:lpwstr>ZOTERO_ITEM CSL_CITATION {"citationID":"a88d2685ec","properties":{"formattedCitation":"(Giotto et al. 2015)","plainCitation":"(Giotto et al. 2015)"},"citationItems":[{"id":48,"uris":["http://zotero.org/users/local/PYsKVc63/items/67UPHSFQ"],"uri":["http://</vt:lpwstr>
  </property>
  <property fmtid="{D5CDD505-2E9C-101B-9397-08002B2CF9AE}" pid="41" name="ZOTERO_BREF_ERPOOpM8JtZC_2">
    <vt:lpwstr>zotero.org/users/local/PYsKVc63/items/67UPHSFQ"],"itemData":{"id":48,"type":"article-journal","title":"Space-Use Patterns of the Asiatic Wild Ass (&lt;i&gt;Equus hemionus&lt;/i&gt;): Complementary Insights from Displacement, Recursion Movement and Habitat Selection A</vt:lpwstr>
  </property>
  <property fmtid="{D5CDD505-2E9C-101B-9397-08002B2CF9AE}" pid="42" name="ZOTERO_BREF_ERPOOpM8JtZC_3">
    <vt:lpwstr>nalyses","container-title":"PLOS ONE","page":"1-21","volume":"10","issue":"12","DOI":"10.1371/journal.pone.0143279","author":[{"family":"Giotto","given":"Nina"},{"family":"Gerard","given":"Jean-François"},{"family":"Ziv","given":"Alon"},{"family":"Bouskil</vt:lpwstr>
  </property>
  <property fmtid="{D5CDD505-2E9C-101B-9397-08002B2CF9AE}" pid="43" name="ZOTERO_BREF_ERPOOpM8JtZC_4">
    <vt:lpwstr>a","given":"Amos"},{"family":"Bar-David","given":"Shirli"}],"issued":{"date-parts":[["2015"]]}}}],"schema":"https://github.com/citation-style-language/schema/raw/master/csl-citation.json"}</vt:lpwstr>
  </property>
  <property fmtid="{D5CDD505-2E9C-101B-9397-08002B2CF9AE}" pid="44" name="ZOTERO_BREF_FBDD5JTagRCG_1">
    <vt:lpwstr>ZOTERO_ITEM CSL_CITATION {"citationID":"a14bh2p5fnp","properties":{"formattedCitation":"(Schmidt et al. 2016)","plainCitation":"(Schmidt et al. 2016)(Schmidt et al. 2016)"},"citationItems":[{"id":32,"uris":["http://zotero.org/users/local/PYsKVc63/items/DU</vt:lpwstr>
  </property>
  <property fmtid="{D5CDD505-2E9C-101B-9397-08002B2CF9AE}" pid="45" name="ZOTERO_BREF_FBDD5JTagRCG_2">
    <vt:lpwstr>RFZ29A"],"uri":["http://zotero.org/users/local/PYsKVc63/items/DURFZ29A"],"itemData":{"id":32,"type":"article-journal","title":"Ungulate movement in an extreme seasonal environment: year-round movement patterns of high-arctic muskoxen","container-title":"W</vt:lpwstr>
  </property>
  <property fmtid="{D5CDD505-2E9C-101B-9397-08002B2CF9AE}" pid="46" name="ZOTERO_BREF_FBDD5JTagRCG_3">
    <vt:lpwstr>ildlife Biology","page":"253–267","volume":"22","issue":"6","author":[{"family":"Schmidt","given":"Niels M"},{"family":"Beest","given":"Floris M","dropping-particle":"van"},{"family":"Mosbacher","given":"Jesper B"},{"family":"Stelvig","given":"Mikkel"},{"</vt:lpwstr>
  </property>
  <property fmtid="{D5CDD505-2E9C-101B-9397-08002B2CF9AE}" pid="47" name="ZOTERO_BREF_FBDD5JTagRCG_4">
    <vt:lpwstr>family":"Hansen","given":"Lars H"},{"family":"Nabe-Nielsen","given":"Jacob"},{"family":"Grøndahl","given":"Carsten"}],"issued":{"date-parts":[["2016"]]}}}],"schema":"https://github.com/citation-style-language/schema/raw/master/csl-citation.json"}</vt:lpwstr>
  </property>
  <property fmtid="{D5CDD505-2E9C-101B-9397-08002B2CF9AE}" pid="48" name="ZOTERO_BREF_O1QGpvoCTfPQ_1">
    <vt:lpwstr>ZOTERO_ITEM CSL_CITATION {"citationID":"a2o6sec3uuu","properties":{"formattedCitation":"(Angilletta 2012)","plainCitation":"(Angilletta 2012)"},"citationItems":[{"id":69,"uris":["http://zotero.org/users/local/PYsKVc63/items/3IVI944Q"],"uri":["http://zoter</vt:lpwstr>
  </property>
  <property fmtid="{D5CDD505-2E9C-101B-9397-08002B2CF9AE}" pid="49" name="ZOTERO_BREF_O1QGpvoCTfPQ_2">
    <vt:lpwstr>o.org/users/local/PYsKVc63/items/3IVI944Q"],"itemData":{"id":69,"type":"book","title":"Thermoregulation in animals","publisher":"Oxford University Press","author":[{"family":"Angilletta","given":"Michael James"}],"issued":{"date-parts":[["2012"]]}}}],"sch</vt:lpwstr>
  </property>
  <property fmtid="{D5CDD505-2E9C-101B-9397-08002B2CF9AE}" pid="50" name="ZOTERO_BREF_O1QGpvoCTfPQ_3">
    <vt:lpwstr>ema":"https://github.com/citation-style-language/schema/raw/master/csl-citation.json"}</vt:lpwstr>
  </property>
  <property fmtid="{D5CDD505-2E9C-101B-9397-08002B2CF9AE}" pid="51" name="ZOTERO_BREF_QWplZPQKeWiH_1">
    <vt:lpwstr/>
  </property>
  <property fmtid="{D5CDD505-2E9C-101B-9397-08002B2CF9AE}" pid="52" name="ZOTERO_BREF_QaXPFjTg6mHt_1">
    <vt:lpwstr>ZOTERO_ITEM CSL_CITATION {"citationID":"a1rv2mni2ve","properties":{"formattedCitation":"(Hetem et al. 2007)","plainCitation":"(Hetem et al. 2007)"},"citationItems":[{"id":56,"uris":["http://zotero.org/users/local/PYsKVc63/items/M4Y5A82W"],"uri":["http://z</vt:lpwstr>
  </property>
  <property fmtid="{D5CDD505-2E9C-101B-9397-08002B2CF9AE}" pid="53" name="ZOTERO_BREF_QaXPFjTg6mHt_2">
    <vt:lpwstr>otero.org/users/local/PYsKVc63/items/M4Y5A82W"],"itemData":{"id":56,"type":"article-journal","title":"Validation of a biotelemetric technique, using ambulatory miniature black globe thermometers, to quantify thermoregulatory behaviour in ungulates","conta</vt:lpwstr>
  </property>
  <property fmtid="{D5CDD505-2E9C-101B-9397-08002B2CF9AE}" pid="54" name="ZOTERO_BREF_QaXPFjTg6mHt_3">
    <vt:lpwstr>iner-title":"Journal of Experimental Zoology Part A: Ecological Genetics and Physiology","page":"342–356","volume":"307A","issue":"6","DOI":"10.1002/jez.389","ISSN":"1932-5231","author":[{"family":"Hetem","given":"Robyn S."},{"family":"Maloney","given":"S</vt:lpwstr>
  </property>
  <property fmtid="{D5CDD505-2E9C-101B-9397-08002B2CF9AE}" pid="55" name="ZOTERO_BREF_QaXPFjTg6mHt_4">
    <vt:lpwstr>hane K."},{"family":"Fuller","given":"Andrea"},{"family":"Meyer","given":"Leith C.R."},{"family":"Mitchell","given":"Duncan"}],"issued":{"date-parts":[["2007"]]}}}],"schema":"https://github.com/citation-style-language/schema/raw/master/csl-citation.json"}</vt:lpwstr>
  </property>
  <property fmtid="{D5CDD505-2E9C-101B-9397-08002B2CF9AE}" pid="56" name="ZOTERO_BREF_RV3dkN4mEJe4_1">
    <vt:lpwstr>ZOTERO_ITEM CSL_CITATION {"citationID":"ap1lfqqket","properties":{"formattedCitation":"(Valls Fox 2015)","plainCitation":"(Valls Fox 2015)(Valls Fox 2015)"},"citationItems":[{"id":53,"uris":["http://zotero.org/users/local/PYsKVc63/items/EQ9U3LWF"],"uri":[</vt:lpwstr>
  </property>
  <property fmtid="{D5CDD505-2E9C-101B-9397-08002B2CF9AE}" pid="57" name="ZOTERO_BREF_RV3dkN4mEJe4_2">
    <vt:lpwstr>"http://zotero.org/users/local/PYsKVc63/items/EQ9U3LWF"],"itemData":{"id":53,"type":"article-journal","title":"To drink or not to drink? The influence of resource availability on elephant foraging and habitat selection in a semi-arid savanna","author":[{"</vt:lpwstr>
  </property>
  <property fmtid="{D5CDD505-2E9C-101B-9397-08002B2CF9AE}" pid="58" name="ZOTERO_BREF_RV3dkN4mEJe4_3">
    <vt:lpwstr>family":"Valls Fox","given":"Hugo"}],"issued":{"date-parts":[["2015"]]}}}],"schema":"https://github.com/citation-style-language/schema/raw/master/csl-citation.json"}</vt:lpwstr>
  </property>
  <property fmtid="{D5CDD505-2E9C-101B-9397-08002B2CF9AE}" pid="59" name="ZOTERO_BREF_Regv1XUNfxrp_1">
    <vt:lpwstr>ZOTERO_ITEM CSL_CITATION {"citationID":"a1drfehkktf","properties":{"formattedCitation":"(Cain et al. 2012, Giotto et al. 2015)","plainCitation":"(Cain et al. 2012, Giotto et al. 2015)"},"citationItems":[{"id":37,"uris":["http://zotero.org/users/local/PYsK</vt:lpwstr>
  </property>
  <property fmtid="{D5CDD505-2E9C-101B-9397-08002B2CF9AE}" pid="60" name="ZOTERO_BREF_Regv1XUNfxrp_2">
    <vt:lpwstr>Vc63/items/MVCB3QK5"],"uri":["http://zotero.org/users/local/PYsKVc63/items/MVCB3QK5"],"itemData":{"id":37,"type":"article-journal","title":"The costs of drinking: comparative water dependency of sable antelope and zebra","container-title":"Journal of Zool</vt:lpwstr>
  </property>
  <property fmtid="{D5CDD505-2E9C-101B-9397-08002B2CF9AE}" pid="61" name="ZOTERO_BREF_Regv1XUNfxrp_3">
    <vt:lpwstr>ogy","page":"58–67","volume":"286","issue":"1","DOI":"10.1111/j.1469-7998.2011.00848.x","ISSN":"1469-7998","author":[{"family":"Cain","given":"J. W."},{"family":"Owen-Smith","given":"N."},{"family":"Macandza","given":"V. A."}],"issued":{"date-parts":[["20</vt:lpwstr>
  </property>
  <property fmtid="{D5CDD505-2E9C-101B-9397-08002B2CF9AE}" pid="62" name="ZOTERO_BREF_Regv1XUNfxrp_4">
    <vt:lpwstr>12"]]}}},{"id":48,"uris":["http://zotero.org/users/local/PYsKVc63/items/67UPHSFQ"],"uri":["http://zotero.org/users/local/PYsKVc63/items/67UPHSFQ"],"itemData":{"id":48,"type":"article-journal","title":"Space-Use Patterns of the Asiatic Wild Ass (&lt;i&gt;Equus h</vt:lpwstr>
  </property>
  <property fmtid="{D5CDD505-2E9C-101B-9397-08002B2CF9AE}" pid="63" name="ZOTERO_BREF_Regv1XUNfxrp_5">
    <vt:lpwstr>emionus&lt;/i&gt;): Complementary Insights from Displacement, Recursion Movement and Habitat Selection Analyses","container-title":"PLOS ONE","page":"1-21","volume":"10","issue":"12","DOI":"10.1371/journal.pone.0143279","author":[{"family":"Giotto","given":"Nin</vt:lpwstr>
  </property>
  <property fmtid="{D5CDD505-2E9C-101B-9397-08002B2CF9AE}" pid="64" name="ZOTERO_BREF_Regv1XUNfxrp_6">
    <vt:lpwstr>a"},{"family":"Gerard","given":"Jean-François"},{"family":"Ziv","given":"Alon"},{"family":"Bouskila","given":"Amos"},{"family":"Bar-David","given":"Shirli"}],"issued":{"date-parts":[["2015"]]}}}],"schema":"https://github.com/citation-style-language/schema</vt:lpwstr>
  </property>
  <property fmtid="{D5CDD505-2E9C-101B-9397-08002B2CF9AE}" pid="65" name="ZOTERO_BREF_Regv1XUNfxrp_7">
    <vt:lpwstr>/raw/master/csl-citation.json"}</vt:lpwstr>
  </property>
  <property fmtid="{D5CDD505-2E9C-101B-9397-08002B2CF9AE}" pid="66" name="ZOTERO_BREF_SWBeg4EPZz9x_1">
    <vt:lpwstr>ZOTERO_ITEM CSL_CITATION {"citationID":"a2c2lhnug74","properties":{"formattedCitation":"(Hetem et al. 2012)","plainCitation":"(Hetem et al. 2012)"},"citationItems":[{"id":127,"uris":["http://zotero.org/users/local/PYsKVc63/items/4MK8KPTU"],"uri":["http://</vt:lpwstr>
  </property>
  <property fmtid="{D5CDD505-2E9C-101B-9397-08002B2CF9AE}" pid="67" name="ZOTERO_BREF_SWBeg4EPZz9x_2">
    <vt:lpwstr>zotero.org/users/local/PYsKVc63/items/4MK8KPTU"],"itemData":{"id":127,"type":"article-journal","title":"Activity re-assignment and microclimate selection of free-living Arabian oryx: responses that could minimise the effects of climate change on homeostas</vt:lpwstr>
  </property>
  <property fmtid="{D5CDD505-2E9C-101B-9397-08002B2CF9AE}" pid="68" name="ZOTERO_BREF_SWBeg4EPZz9x_3">
    <vt:lpwstr>is?","container-title":"Zoology","page":"411 - 416","volume":"115","issue":"6","DOI":"https://doi.org/10.1016/j.zool.2012.04.005","ISSN":"0944-2006","author":[{"family":"Hetem","given":"Robyn S."},{"family":"Strauss","given":"W. Maartin"},{"family":"Fick"</vt:lpwstr>
  </property>
  <property fmtid="{D5CDD505-2E9C-101B-9397-08002B2CF9AE}" pid="69" name="ZOTERO_BREF_SWBeg4EPZz9x_4">
    <vt:lpwstr>,"given":"Linda G."},{"family":"Maloney","given":"Shane K."},{"family":"Meyer","given":"Leith C. R."},{"family":"Shobrak","given":"Mohammed"},{"family":"Fuller","given":"Andrea"},{"family":"Mitchell","given":"Duncan"}],"issued":{"date-parts":[["2012"]]}}}</vt:lpwstr>
  </property>
  <property fmtid="{D5CDD505-2E9C-101B-9397-08002B2CF9AE}" pid="70" name="ZOTERO_BREF_SWBeg4EPZz9x_5">
    <vt:lpwstr>],"schema":"https://github.com/citation-style-language/schema/raw/master/csl-citation.json"}</vt:lpwstr>
  </property>
  <property fmtid="{D5CDD505-2E9C-101B-9397-08002B2CF9AE}" pid="71" name="ZOTERO_BREF_TXzXZEZeAlWk_1">
    <vt:lpwstr>ZOTERO_ITEM CSL_CITATION {"citationID":"a2avfpjv0u8","properties":{"formattedCitation":"(Beest et al. 2012)","plainCitation":"(Beest et al. 2012)"},"citationItems":[{"id":26,"uris":["http://zotero.org/users/local/PYsKVc63/items/R822XNA6"],"uri":["http://z</vt:lpwstr>
  </property>
  <property fmtid="{D5CDD505-2E9C-101B-9397-08002B2CF9AE}" pid="72" name="ZOTERO_BREF_TXzXZEZeAlWk_2">
    <vt:lpwstr>otero.org/users/local/PYsKVc63/items/R822XNA6"],"itemData":{"id":26,"type":"article-journal","title":"Temperature-mediated habitat use and selection by a heat-sensitive northern ungulate","container-title":"Animal Behaviour","page":"723 - 735","volume":"8</vt:lpwstr>
  </property>
  <property fmtid="{D5CDD505-2E9C-101B-9397-08002B2CF9AE}" pid="73" name="ZOTERO_BREF_TXzXZEZeAlWk_3">
    <vt:lpwstr>4","issue":"3","DOI":"https://doi.org/10.1016/j.anbehav.2012.06.032","ISSN":"0003-3472","author":[{"family":"Beest","given":"Floris M.","dropping-particle":"van"},{"family":"Moorter","given":"Bram Van"},{"family":"Milner","given":"Jos M."}],"issued":{"dat</vt:lpwstr>
  </property>
  <property fmtid="{D5CDD505-2E9C-101B-9397-08002B2CF9AE}" pid="74" name="ZOTERO_BREF_TXzXZEZeAlWk_4">
    <vt:lpwstr>e-parts":[["2012"]]}}}],"schema":"https://github.com/citation-style-language/schema/raw/master/csl-citation.json"}</vt:lpwstr>
  </property>
  <property fmtid="{D5CDD505-2E9C-101B-9397-08002B2CF9AE}" pid="75" name="ZOTERO_BREF_XrPMCXGYtC3w_1">
    <vt:lpwstr>ZOTERO_ITEM CSL_CITATION {"citationID":"a2l2qgportf","properties":{"formattedCitation":"(Redfern et al. 2003, Cain et al. 2012, Owen-Smith and Goodall 2014)","plainCitation":"(Redfern et al. 2003, Cain et al. 2012, Owen-Smith and Goodall 2014)"},"citation</vt:lpwstr>
  </property>
  <property fmtid="{D5CDD505-2E9C-101B-9397-08002B2CF9AE}" pid="76" name="ZOTERO_BREF_XrPMCXGYtC3w_2">
    <vt:lpwstr>Items":[{"id":10,"uris":["http://zotero.org/users/local/PYsKVc63/items/2C7KG8E2"],"uri":["http://zotero.org/users/local/PYsKVc63/items/2C7KG8E2"],"itemData":{"id":10,"type":"article-journal","title":"Surface-water Constraints On Herbivore Foraging In The </vt:lpwstr>
  </property>
  <property fmtid="{D5CDD505-2E9C-101B-9397-08002B2CF9AE}" pid="77" name="ZOTERO_BREF_XrPMCXGYtC3w_3">
    <vt:lpwstr>Kruger National Park, South Africa","container-title":"Ecology","page":"2092–2107","volume":"84","issue":"8","DOI":"10.1890/01-0625","ISSN":"1939-9170","author":[{"family":"Redfern","given":"Jessica V."},{"family":"Grant","given":"Rina"},{"family":"Biggs"</vt:lpwstr>
  </property>
  <property fmtid="{D5CDD505-2E9C-101B-9397-08002B2CF9AE}" pid="78" name="ZOTERO_BREF_XrPMCXGYtC3w_4">
    <vt:lpwstr>,"given":"Harry"},{"family":"Getz","given":"Wayne M."}],"issued":{"date-parts":[["2003"]]}}},{"id":37,"uris":["http://zotero.org/users/local/PYsKVc63/items/MVCB3QK5"],"uri":["http://zotero.org/users/local/PYsKVc63/items/MVCB3QK5"],"itemData":{"id":37,"typ</vt:lpwstr>
  </property>
  <property fmtid="{D5CDD505-2E9C-101B-9397-08002B2CF9AE}" pid="79" name="ZOTERO_BREF_XrPMCXGYtC3w_5">
    <vt:lpwstr>e":"article-journal","title":"The costs of drinking: comparative water dependency of sable antelope and zebra","container-title":"Journal of Zoology","page":"58–67","volume":"286","issue":"1","DOI":"10.1111/j.1469-7998.2011.00848.x","ISSN":"1469-7998","au</vt:lpwstr>
  </property>
  <property fmtid="{D5CDD505-2E9C-101B-9397-08002B2CF9AE}" pid="80" name="ZOTERO_BREF_XrPMCXGYtC3w_6">
    <vt:lpwstr>thor":[{"family":"Cain","given":"J. W."},{"family":"Owen-Smith","given":"N."},{"family":"Macandza","given":"V. A."}],"issued":{"date-parts":[["2012"]]}}},{"id":40,"uris":["http://zotero.org/users/local/PYsKVc63/items/CLYQHCBA"],"uri":["http://zotero.org/u</vt:lpwstr>
  </property>
  <property fmtid="{D5CDD505-2E9C-101B-9397-08002B2CF9AE}" pid="81" name="ZOTERO_BREF_XrPMCXGYtC3w_7">
    <vt:lpwstr>sers/local/PYsKVc63/items/CLYQHCBA"],"itemData":{"id":40,"type":"article-journal","title":"Coping with savanna seasonality: comparative daily activity patterns of African ungulates as revealed by GPS telemetry","container-title":"Journal of Zoology","page</vt:lpwstr>
  </property>
  <property fmtid="{D5CDD505-2E9C-101B-9397-08002B2CF9AE}" pid="82" name="ZOTERO_BREF_XrPMCXGYtC3w_8">
    <vt:lpwstr>":"181–191","volume":"293","issue":"3","DOI":"10.1111/jzo.12132","ISSN":"1469-7998","author":[{"family":"Owen-Smith","given":"N."},{"family":"Goodall","given":"V."}],"issued":{"date-parts":[["2014"]]}}}],"schema":"https://github.com/citation-style-languag</vt:lpwstr>
  </property>
  <property fmtid="{D5CDD505-2E9C-101B-9397-08002B2CF9AE}" pid="83" name="ZOTERO_BREF_XrPMCXGYtC3w_9">
    <vt:lpwstr>e/schema/raw/master/csl-citation.json"}</vt:lpwstr>
  </property>
  <property fmtid="{D5CDD505-2E9C-101B-9397-08002B2CF9AE}" pid="84" name="ZOTERO_BREF_YiTLandYDpd1_1">
    <vt:lpwstr/>
  </property>
  <property fmtid="{D5CDD505-2E9C-101B-9397-08002B2CF9AE}" pid="85" name="ZOTERO_BREF_Yz2Eg6rgdk4i_1">
    <vt:lpwstr>ZOTERO_ITEM CSL_CITATION {"citationID":"a656h2mm6p","properties":{"formattedCitation":"(Valls Fox 2015)","plainCitation":"(Valls Fox 2015)(Valls Fox 2015)"},"citationItems":[{"id":53,"uris":["http://zotero.org/users/local/PYsKVc63/items/EQ9U3LWF"],"uri":[</vt:lpwstr>
  </property>
  <property fmtid="{D5CDD505-2E9C-101B-9397-08002B2CF9AE}" pid="86" name="ZOTERO_BREF_Yz2Eg6rgdk4i_2">
    <vt:lpwstr>"http://zotero.org/users/local/PYsKVc63/items/EQ9U3LWF"],"itemData":{"id":53,"type":"article-journal","title":"To drink or not to drink? The influence of resource availability on elephant foraging and habitat selection in a semi-arid savanna","author":[{"</vt:lpwstr>
  </property>
  <property fmtid="{D5CDD505-2E9C-101B-9397-08002B2CF9AE}" pid="87" name="ZOTERO_BREF_Yz2Eg6rgdk4i_3">
    <vt:lpwstr>family":"Valls Fox","given":"Hugo"}],"issued":{"date-parts":[["2015"]]}}}],"schema":"https://github.com/citation-style-language/schema/raw/master/csl-citation.json"}</vt:lpwstr>
  </property>
  <property fmtid="{D5CDD505-2E9C-101B-9397-08002B2CF9AE}" pid="88" name="ZOTERO_BREF_bcL85OKYKrO4_1">
    <vt:lpwstr/>
  </property>
  <property fmtid="{D5CDD505-2E9C-101B-9397-08002B2CF9AE}" pid="89" name="ZOTERO_BREF_cIWYzuxhmMsW_1">
    <vt:lpwstr>ZOTERO_ITEM CSL_CITATION {"citationID":"a8689163rn","properties":{"formattedCitation":"(Giotto et al. 2015)","plainCitation":"(Giotto et al. 2015)"},"citationItems":[{"id":48,"uris":["http://zotero.org/users/local/PYsKVc63/items/67UPHSFQ"],"uri":["http://</vt:lpwstr>
  </property>
  <property fmtid="{D5CDD505-2E9C-101B-9397-08002B2CF9AE}" pid="90" name="ZOTERO_BREF_cIWYzuxhmMsW_2">
    <vt:lpwstr>zotero.org/users/local/PYsKVc63/items/67UPHSFQ"],"itemData":{"id":48,"type":"article-journal","title":"Space-Use Patterns of the Asiatic Wild Ass (&lt;i&gt;Equus hemionus&lt;/i&gt;): Complementary Insights from Displacement, Recursion Movement and Habitat Selection A</vt:lpwstr>
  </property>
  <property fmtid="{D5CDD505-2E9C-101B-9397-08002B2CF9AE}" pid="91" name="ZOTERO_BREF_cIWYzuxhmMsW_3">
    <vt:lpwstr>nalyses","container-title":"PLOS ONE","page":"1-21","volume":"10","issue":"12","DOI":"10.1371/journal.pone.0143279","author":[{"family":"Giotto","given":"Nina"},{"family":"Gerard","given":"Jean-François"},{"family":"Ziv","given":"Alon"},{"family":"Bouskil</vt:lpwstr>
  </property>
  <property fmtid="{D5CDD505-2E9C-101B-9397-08002B2CF9AE}" pid="92" name="ZOTERO_BREF_cIWYzuxhmMsW_4">
    <vt:lpwstr>a","given":"Amos"},{"family":"Bar-David","given":"Shirli"}],"issued":{"date-parts":[["2015"]]}}}],"schema":"https://github.com/citation-style-language/schema/raw/master/csl-citation.json"}</vt:lpwstr>
  </property>
  <property fmtid="{D5CDD505-2E9C-101B-9397-08002B2CF9AE}" pid="93" name="ZOTERO_BREF_hvC6MSdhDMko_1">
    <vt:lpwstr>ZOTERO_ITEM CSL_CITATION {"citationID":"LLu5AUU4","properties":{"formattedCitation":"(Bennitt et al. 2014)","plainCitation":"(Bennitt et al. 2014)"},"citationItems":[{"id":58,"uris":["http://zotero.org/users/local/hYAMkm45/items/Z2X8JSDB"],"uri":["http://</vt:lpwstr>
  </property>
  <property fmtid="{D5CDD505-2E9C-101B-9397-08002B2CF9AE}" pid="94" name="ZOTERO_BREF_hvC6MSdhDMko_2">
    <vt:lpwstr>zotero.org/users/local/hYAMkm45/items/Z2X8JSDB"],"itemData":{"id":58,"type":"article-journal","title":"Habitat Selection by African Buffalo (&lt;i&gt;Syncerus caffer&lt;/i&gt;) in Response to Landscape-Level Fluctuations in Water Availability on Two Temporal Scales",</vt:lpwstr>
  </property>
  <property fmtid="{D5CDD505-2E9C-101B-9397-08002B2CF9AE}" pid="95" name="ZOTERO_BREF_hvC6MSdhDMko_3">
    <vt:lpwstr>"container-title":"PLOS ONE","page":"1-14","volume":"9","issue":"7","DOI":"10.1371/journal.pone.0101346","author":[{"family":"Bennitt","given":"Emily"},{"family":"Bonyongo","given":"Mpaphi Casper"},{"family":"Harris","given":"Stephen"}],"issued":{"date-pa</vt:lpwstr>
  </property>
  <property fmtid="{D5CDD505-2E9C-101B-9397-08002B2CF9AE}" pid="96" name="ZOTERO_BREF_hvC6MSdhDMko_4">
    <vt:lpwstr>rts":[["2014"]]}}}],"schema":"https://github.com/citation-style-language/schema/raw/master/csl-citation.json"}</vt:lpwstr>
  </property>
  <property fmtid="{D5CDD505-2E9C-101B-9397-08002B2CF9AE}" pid="97" name="ZOTERO_BREF_kYuu93dDcoz4_1">
    <vt:lpwstr>ZOTERO_ITEM CSL_CITATION {"citationID":"acf02c3v54","properties":{"formattedCitation":"(Purdon and Aarde 2017)","plainCitation":"(Purdon and Aarde 2017)(Purdon and Aarde 2017)"},"citationItems":[{"id":3,"uris":["http://zotero.org/users/local/PYsKVc63/item</vt:lpwstr>
  </property>
  <property fmtid="{D5CDD505-2E9C-101B-9397-08002B2CF9AE}" pid="98" name="ZOTERO_BREF_kYuu93dDcoz4_2">
    <vt:lpwstr>s/JVVGBQBR"],"uri":["http://zotero.org/users/local/PYsKVc63/items/JVVGBQBR"],"itemData":{"id":3,"type":"article-journal","title":"Water provisioning in Kruger National Park alters elephant spatial utilisation patterns","container-title":"Journal of Arid E</vt:lpwstr>
  </property>
  <property fmtid="{D5CDD505-2E9C-101B-9397-08002B2CF9AE}" pid="99" name="ZOTERO_BREF_kYuu93dDcoz4_3">
    <vt:lpwstr>nvironments","page":"45 - 51","volume":"141","DOI":"https://doi.org/10.1016/j.jaridenv.2017.01.014","ISSN":"0140-1963","author":[{"family":"Purdon","given":"A."},{"family":"Aarde","given":"R. J.","dropping-particle":"van"}],"issued":{"date-parts":[["2017"</vt:lpwstr>
  </property>
  <property fmtid="{D5CDD505-2E9C-101B-9397-08002B2CF9AE}" pid="100" name="ZOTERO_BREF_kYuu93dDcoz4_4">
    <vt:lpwstr>]]}}}],"schema":"https://github.com/citation-style-language/schema/raw/master/csl-citation.json"}</vt:lpwstr>
  </property>
  <property fmtid="{D5CDD505-2E9C-101B-9397-08002B2CF9AE}" pid="101" name="ZOTERO_BREF_lybCrmKtyDFo_1">
    <vt:lpwstr>ZOTERO_ITEM CSL_CITATION {"citationID":"a20bokffnc6","properties":{"formattedCitation":"(Redfern et al. 2003)","plainCitation":"(Redfern et al. 2003)"},"citationItems":[{"id":10,"uris":["http://zotero.org/users/local/PYsKVc63/items/2C7KG8E2"],"uri":["http</vt:lpwstr>
  </property>
  <property fmtid="{D5CDD505-2E9C-101B-9397-08002B2CF9AE}" pid="102" name="ZOTERO_BREF_lybCrmKtyDFo_2">
    <vt:lpwstr>://zotero.org/users/local/PYsKVc63/items/2C7KG8E2"],"itemData":{"id":10,"type":"article-journal","title":"Surface-water Constraints On Herbivore Foraging In The Kruger National Park, South Africa","container-title":"Ecology","page":"2092–2107","volume":"8</vt:lpwstr>
  </property>
  <property fmtid="{D5CDD505-2E9C-101B-9397-08002B2CF9AE}" pid="103" name="ZOTERO_BREF_lybCrmKtyDFo_3">
    <vt:lpwstr>4","issue":"8","DOI":"10.1890/01-0625","ISSN":"1939-9170","author":[{"family":"Redfern","given":"Jessica V."},{"family":"Grant","given":"Rina"},{"family":"Biggs","given":"Harry"},{"family":"Getz","given":"Wayne M."}],"issued":{"date-parts":[["2003"]]}}}],</vt:lpwstr>
  </property>
  <property fmtid="{D5CDD505-2E9C-101B-9397-08002B2CF9AE}" pid="104" name="ZOTERO_BREF_lybCrmKtyDFo_4">
    <vt:lpwstr>"schema":"https://github.com/citation-style-language/schema/raw/master/csl-citation.json"}</vt:lpwstr>
  </property>
  <property fmtid="{D5CDD505-2E9C-101B-9397-08002B2CF9AE}" pid="105" name="ZOTERO_BREF_qyduoFzijnDr_1">
    <vt:lpwstr>ZOTERO_ITEM CSL_CITATION {"citationID":"a1lslc4n0bv","properties":{"formattedCitation":"(Hirst 1975)","plainCitation":"(Hirst 1975)(Hirst 1975)"},"citationItems":[{"id":39,"uris":["http://zotero.org/users/local/PYsKVc63/items/N3GMYPML"],"uri":["http://zot</vt:lpwstr>
  </property>
  <property fmtid="{D5CDD505-2E9C-101B-9397-08002B2CF9AE}" pid="106" name="ZOTERO_BREF_qyduoFzijnDr_2">
    <vt:lpwstr>ero.org/users/local/PYsKVc63/items/N3GMYPML"],"itemData":{"id":39,"type":"article-journal","title":"Ungulate-Habitat Relationships in a South African Woodland/Savanna Ecosystem","container-title":"Wildlife Monographs","page":"3-60","issue":"44","ISSN":"00</vt:lpwstr>
  </property>
  <property fmtid="{D5CDD505-2E9C-101B-9397-08002B2CF9AE}" pid="107" name="ZOTERO_BREF_qyduoFzijnDr_3">
    <vt:lpwstr>840173, 19385455","author":[{"family":"Hirst","given":"Stanley M."}],"issued":{"date-parts":[["1975"]]}}}],"schema":"https://github.com/citation-style-language/schema/raw/master/csl-citation.json"}</vt:lpwstr>
  </property>
  <property fmtid="{D5CDD505-2E9C-101B-9397-08002B2CF9AE}" pid="108" name="ZOTERO_BREF_rTcrTzoLN39z_1">
    <vt:lpwstr>ZOTERO_ITEM CSL_CITATION {"citationID":"a1s176023th","properties":{"formattedCitation":"(Hetem et al. 2007, 2012)","plainCitation":"(Hetem et al. 2007, 2012)"},"citationItems":[{"id":56,"uris":["http://zotero.org/users/local/PYsKVc63/items/M4Y5A82W"],"uri</vt:lpwstr>
  </property>
  <property fmtid="{D5CDD505-2E9C-101B-9397-08002B2CF9AE}" pid="109" name="ZOTERO_BREF_rTcrTzoLN39z_2">
    <vt:lpwstr>":["http://zotero.org/users/local/PYsKVc63/items/M4Y5A82W"],"itemData":{"id":56,"type":"article-journal","title":"Validation of a biotelemetric technique, using ambulatory miniature black globe thermometers, to quantify thermoregulatory behaviour in ungul</vt:lpwstr>
  </property>
  <property fmtid="{D5CDD505-2E9C-101B-9397-08002B2CF9AE}" pid="110" name="ZOTERO_BREF_rTcrTzoLN39z_3">
    <vt:lpwstr>ates","container-title":"Journal of Experimental Zoology Part A: Ecological Genetics and Physiology","page":"342–356","volume":"307A","issue":"6","DOI":"10.1002/jez.389","ISSN":"1932-5231","author":[{"family":"Hetem","given":"Robyn S."},{"family":"Maloney</vt:lpwstr>
  </property>
  <property fmtid="{D5CDD505-2E9C-101B-9397-08002B2CF9AE}" pid="111" name="ZOTERO_BREF_rTcrTzoLN39z_4">
    <vt:lpwstr>","given":"Shane K."},{"family":"Fuller","given":"Andrea"},{"family":"Meyer","given":"Leith C.R."},{"family":"Mitchell","given":"Duncan"}],"issued":{"date-parts":[["2007"]]}}},{"id":127,"uris":["http://zotero.org/users/local/PYsKVc63/items/4MK8KPTU"],"uri</vt:lpwstr>
  </property>
  <property fmtid="{D5CDD505-2E9C-101B-9397-08002B2CF9AE}" pid="112" name="ZOTERO_BREF_rTcrTzoLN39z_5">
    <vt:lpwstr>":["http://zotero.org/users/local/PYsKVc63/items/4MK8KPTU"],"itemData":{"id":127,"type":"article-journal","title":"Activity re-assignment and microclimate selection of free-living Arabian oryx: responses that could minimise the effects of climate change o</vt:lpwstr>
  </property>
  <property fmtid="{D5CDD505-2E9C-101B-9397-08002B2CF9AE}" pid="113" name="ZOTERO_BREF_rTcrTzoLN39z_6">
    <vt:lpwstr>n homeostasis?","container-title":"Zoology","page":"411 - 416","volume":"115","issue":"6","DOI":"https://doi.org/10.1016/j.zool.2012.04.005","ISSN":"0944-2006","author":[{"family":"Hetem","given":"Robyn S."},{"family":"Strauss","given":"W. Maartin"},{"fam</vt:lpwstr>
  </property>
  <property fmtid="{D5CDD505-2E9C-101B-9397-08002B2CF9AE}" pid="114" name="ZOTERO_BREF_rTcrTzoLN39z_7">
    <vt:lpwstr>ily":"Fick","given":"Linda G."},{"family":"Maloney","given":"Shane K."},{"family":"Meyer","given":"Leith C. R."},{"family":"Shobrak","given":"Mohammed"},{"family":"Fuller","given":"Andrea"},{"family":"Mitchell","given":"Duncan"}],"issued":{"date-parts":[[</vt:lpwstr>
  </property>
  <property fmtid="{D5CDD505-2E9C-101B-9397-08002B2CF9AE}" pid="115" name="ZOTERO_BREF_rTcrTzoLN39z_8">
    <vt:lpwstr>"2012"]]}}}],"schema":"https://github.com/citation-style-language/schema/raw/master/csl-citation.json"}</vt:lpwstr>
  </property>
  <property fmtid="{D5CDD505-2E9C-101B-9397-08002B2CF9AE}" pid="116" name="ZOTERO_BREF_tyJiDs50oJAw_1">
    <vt:lpwstr>ZOTERO_ITEM CSL_CITATION {"citationID":"a1jbf66qchc","properties":{"formattedCitation":"(Angilletta 2012)","plainCitation":"(Angilletta 2012)"},"citationItems":[{"id":69,"uris":["http://zotero.org/users/local/PYsKVc63/items/3IVI944Q"],"uri":["http://zoter</vt:lpwstr>
  </property>
  <property fmtid="{D5CDD505-2E9C-101B-9397-08002B2CF9AE}" pid="117" name="ZOTERO_BREF_tyJiDs50oJAw_2">
    <vt:lpwstr>o.org/users/local/PYsKVc63/items/3IVI944Q"],"itemData":{"id":69,"type":"book","title":"Thermoregulation in animals","publisher":"Oxford University Press","author":[{"family":"Angilletta","given":"Michael James"}],"issued":{"date-parts":[["2012"]]}}}],"sch</vt:lpwstr>
  </property>
  <property fmtid="{D5CDD505-2E9C-101B-9397-08002B2CF9AE}" pid="118" name="ZOTERO_BREF_tyJiDs50oJAw_3">
    <vt:lpwstr>ema":"https://github.com/citation-style-language/schema/raw/master/csl-citation.json"}</vt:lpwstr>
  </property>
  <property fmtid="{D5CDD505-2E9C-101B-9397-08002B2CF9AE}" pid="119" name="ZOTERO_BREF_vPAZWxUjbcUi_1">
    <vt:lpwstr>ZOTERO_ITEM CSL_CITATION {"citationID":"aqujo3jpc","properties":{"formattedCitation":"(Cain et al. 2012)","plainCitation":"(Cain et al. 2012)"},"citationItems":[{"id":37,"uris":["http://zotero.org/users/local/PYsKVc63/items/MVCB3QK5"],"uri":["http://zoter</vt:lpwstr>
  </property>
  <property fmtid="{D5CDD505-2E9C-101B-9397-08002B2CF9AE}" pid="120" name="ZOTERO_BREF_vPAZWxUjbcUi_2">
    <vt:lpwstr>o.org/users/local/PYsKVc63/items/MVCB3QK5"],"itemData":{"id":37,"type":"article-journal","title":"The costs of drinking: comparative water dependency of sable antelope and zebra","container-title":"Journal of Zoology","page":"58–67","volume":"286","issue"</vt:lpwstr>
  </property>
  <property fmtid="{D5CDD505-2E9C-101B-9397-08002B2CF9AE}" pid="121" name="ZOTERO_BREF_vPAZWxUjbcUi_3">
    <vt:lpwstr>:"1","DOI":"10.1111/j.1469-7998.2011.00848.x","ISSN":"1469-7998","author":[{"family":"Cain","given":"J. W."},{"family":"Owen-Smith","given":"N."},{"family":"Macandza","given":"V. A."}],"issued":{"date-parts":[["2012"]]}}}],"schema":"https://github.com/cit</vt:lpwstr>
  </property>
  <property fmtid="{D5CDD505-2E9C-101B-9397-08002B2CF9AE}" pid="122" name="ZOTERO_BREF_vPAZWxUjbcUi_4">
    <vt:lpwstr>ation-style-language/schema/raw/master/csl-citation.json"}</vt:lpwstr>
  </property>
  <property fmtid="{D5CDD505-2E9C-101B-9397-08002B2CF9AE}" pid="123" name="ZOTERO_BREF_xNk4hjbyDLxv_1">
    <vt:lpwstr>ZOTERO_ITEM CSL_CITATION {"citationID":"a2lnj9s175v","properties":{"formattedCitation":"(Angilletta 2012)","plainCitation":"(Angilletta 2012)"},"citationItems":[{"id":69,"uris":["http://zotero.org/users/local/PYsKVc63/items/3IVI944Q"],"uri":["http://zoter</vt:lpwstr>
  </property>
  <property fmtid="{D5CDD505-2E9C-101B-9397-08002B2CF9AE}" pid="124" name="ZOTERO_BREF_xNk4hjbyDLxv_2">
    <vt:lpwstr>o.org/users/local/PYsKVc63/items/3IVI944Q"],"itemData":{"id":69,"type":"book","title":"Thermoregulation in animals","publisher":"Oxford University Press","author":[{"family":"Angilletta","given":"Michael James"}],"issued":{"date-parts":[["2012"]]}}}],"sch</vt:lpwstr>
  </property>
  <property fmtid="{D5CDD505-2E9C-101B-9397-08002B2CF9AE}" pid="125" name="ZOTERO_BREF_xNk4hjbyDLxv_3">
    <vt:lpwstr>ema":"https://github.com/citation-style-language/schema/raw/master/csl-citation.json"}</vt:lpwstr>
  </property>
  <property fmtid="{D5CDD505-2E9C-101B-9397-08002B2CF9AE}" pid="126" name="ZOTERO_PREF_1">
    <vt:lpwstr>&lt;data data-version="3" zotero-version="5.0.34"&gt;&lt;session id="Vl4UaBym"/&gt;&lt;style id="http://www.zotero.org/styles/ecology" hasBibliography="1" bibliographyStyleHasBeenSet="1"/&gt;&lt;prefs&gt;&lt;pref name="fieldType" value="Bookmark"/&gt;&lt;pref name="automaticJournalAbbrev</vt:lpwstr>
  </property>
  <property fmtid="{D5CDD505-2E9C-101B-9397-08002B2CF9AE}" pid="127" name="ZOTERO_PREF_2">
    <vt:lpwstr>iations" value="true"/&gt;&lt;pref name="noteType" value="0"/&gt;&lt;/prefs&gt;&lt;/data&gt;</vt:lpwstr>
  </property>
</Properties>
</file>